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332AD4" w14:textId="723EBDB3" w:rsidR="004D2726" w:rsidRPr="0032031E" w:rsidRDefault="00592881" w:rsidP="005E3806">
      <w:pPr>
        <w:spacing w:before="120" w:after="120"/>
        <w:jc w:val="center"/>
        <w:rPr>
          <w:b/>
          <w:sz w:val="28"/>
          <w:szCs w:val="28"/>
        </w:rPr>
      </w:pPr>
      <w:r>
        <w:rPr>
          <w:b/>
          <w:sz w:val="28"/>
          <w:szCs w:val="28"/>
        </w:rPr>
        <w:t>Predicting</w:t>
      </w:r>
      <w:r w:rsidR="005E3806" w:rsidRPr="005E3806">
        <w:rPr>
          <w:b/>
          <w:sz w:val="28"/>
          <w:szCs w:val="28"/>
        </w:rPr>
        <w:t xml:space="preserve"> </w:t>
      </w:r>
      <w:r>
        <w:rPr>
          <w:b/>
          <w:sz w:val="28"/>
          <w:szCs w:val="28"/>
        </w:rPr>
        <w:t>field-</w:t>
      </w:r>
      <w:r w:rsidR="004B2ECD">
        <w:rPr>
          <w:rFonts w:hint="eastAsia"/>
          <w:b/>
          <w:sz w:val="28"/>
          <w:szCs w:val="28"/>
        </w:rPr>
        <w:t xml:space="preserve">saturated </w:t>
      </w:r>
      <w:r w:rsidR="005E3806" w:rsidRPr="0068011F">
        <w:rPr>
          <w:b/>
          <w:sz w:val="28"/>
          <w:szCs w:val="28"/>
        </w:rPr>
        <w:t xml:space="preserve">hydraulic </w:t>
      </w:r>
      <w:r w:rsidR="005E3806">
        <w:rPr>
          <w:rFonts w:hint="eastAsia"/>
          <w:b/>
          <w:sz w:val="28"/>
          <w:szCs w:val="28"/>
        </w:rPr>
        <w:t>conductivity</w:t>
      </w:r>
      <w:r w:rsidR="005E3806" w:rsidRPr="005E3806">
        <w:rPr>
          <w:b/>
          <w:sz w:val="28"/>
          <w:szCs w:val="28"/>
        </w:rPr>
        <w:t xml:space="preserve"> </w:t>
      </w:r>
      <w:r>
        <w:rPr>
          <w:b/>
          <w:sz w:val="28"/>
          <w:szCs w:val="28"/>
        </w:rPr>
        <w:t>of urban soils using texture and structure</w:t>
      </w:r>
    </w:p>
    <w:p w14:paraId="4B332AD5" w14:textId="5A20CABC" w:rsidR="004D2726" w:rsidRPr="0032031E" w:rsidRDefault="004D2726" w:rsidP="004D2726">
      <w:proofErr w:type="spellStart"/>
      <w:r w:rsidRPr="0032031E">
        <w:t>Jinshi</w:t>
      </w:r>
      <w:proofErr w:type="spellEnd"/>
      <w:r w:rsidRPr="0032031E">
        <w:t xml:space="preserve"> Jian</w:t>
      </w:r>
      <w:r w:rsidRPr="0032031E">
        <w:rPr>
          <w:vertAlign w:val="superscript"/>
        </w:rPr>
        <w:t>1</w:t>
      </w:r>
      <w:proofErr w:type="gramStart"/>
      <w:r w:rsidR="0079758D">
        <w:rPr>
          <w:rFonts w:hint="eastAsia"/>
          <w:vertAlign w:val="superscript"/>
        </w:rPr>
        <w:t>,2</w:t>
      </w:r>
      <w:proofErr w:type="gramEnd"/>
      <w:r w:rsidRPr="0032031E">
        <w:rPr>
          <w:vertAlign w:val="subscript"/>
        </w:rPr>
        <w:t>,</w:t>
      </w:r>
      <w:r w:rsidRPr="0032031E">
        <w:rPr>
          <w:rFonts w:hint="eastAsia"/>
        </w:rPr>
        <w:t xml:space="preserve"> </w:t>
      </w:r>
      <w:ins w:id="0" w:author="Windows User" w:date="2019-04-07T14:32:00Z">
        <w:r w:rsidR="001820F8" w:rsidRPr="001820F8">
          <w:t>Alexey Shiklomanov</w:t>
        </w:r>
        <w:bookmarkStart w:id="1" w:name="_GoBack"/>
        <w:r w:rsidR="001820F8" w:rsidRPr="001820F8">
          <w:rPr>
            <w:rFonts w:hint="eastAsia"/>
            <w:vertAlign w:val="superscript"/>
            <w:rPrChange w:id="2" w:author="Windows User" w:date="2019-04-07T14:32:00Z">
              <w:rPr>
                <w:rFonts w:hint="eastAsia"/>
              </w:rPr>
            </w:rPrChange>
          </w:rPr>
          <w:t>2</w:t>
        </w:r>
      </w:ins>
      <w:bookmarkEnd w:id="1"/>
      <w:r>
        <w:t>…</w:t>
      </w:r>
      <w:r>
        <w:rPr>
          <w:rFonts w:hint="eastAsia"/>
        </w:rPr>
        <w:t xml:space="preserve">, </w:t>
      </w:r>
      <w:r w:rsidRPr="0032031E">
        <w:t>Ryan D. Stewart</w:t>
      </w:r>
      <w:r w:rsidRPr="0032031E">
        <w:rPr>
          <w:vertAlign w:val="superscript"/>
        </w:rPr>
        <w:t>1*</w:t>
      </w:r>
    </w:p>
    <w:p w14:paraId="4B332AD6" w14:textId="33B47070" w:rsidR="004D2726" w:rsidRPr="00587EFF" w:rsidRDefault="004D2726" w:rsidP="004D2726">
      <w:pPr>
        <w:rPr>
          <w:i/>
        </w:rPr>
      </w:pPr>
      <w:r w:rsidRPr="0032031E">
        <w:rPr>
          <w:vertAlign w:val="superscript"/>
        </w:rPr>
        <w:t>1</w:t>
      </w:r>
      <w:r w:rsidRPr="00587EFF">
        <w:rPr>
          <w:rFonts w:hint="eastAsia"/>
          <w:i/>
        </w:rPr>
        <w:t>S</w:t>
      </w:r>
      <w:r w:rsidRPr="00587EFF">
        <w:rPr>
          <w:i/>
        </w:rPr>
        <w:t>chool of Plant and Environmental Sciences, Virginia Tech, Blacksburg, VA, USA</w:t>
      </w:r>
    </w:p>
    <w:p w14:paraId="12E95D0C" w14:textId="79515BDE" w:rsidR="000021A3" w:rsidRDefault="004D2726" w:rsidP="0011699D">
      <w:pPr>
        <w:rPr>
          <w:i/>
        </w:rPr>
      </w:pPr>
      <w:r w:rsidRPr="0032031E">
        <w:rPr>
          <w:vertAlign w:val="superscript"/>
        </w:rPr>
        <w:t>2</w:t>
      </w:r>
      <w:r w:rsidR="000021A3" w:rsidRPr="0011699D">
        <w:rPr>
          <w:i/>
        </w:rPr>
        <w:t>Pacific Northwest National Laboratory</w:t>
      </w:r>
      <w:r w:rsidR="0011699D" w:rsidRPr="0011699D">
        <w:rPr>
          <w:rFonts w:hint="eastAsia"/>
          <w:i/>
        </w:rPr>
        <w:t>-</w:t>
      </w:r>
      <w:r w:rsidR="0011699D" w:rsidRPr="0011699D">
        <w:rPr>
          <w:i/>
        </w:rPr>
        <w:t>University of Maryland Joint Global Change Research Institute</w:t>
      </w:r>
      <w:r w:rsidR="000021A3" w:rsidRPr="00EE6568">
        <w:rPr>
          <w:i/>
        </w:rPr>
        <w:t>, 5825 University Research Court, Suite 3500, College Park,</w:t>
      </w:r>
      <w:r w:rsidR="000021A3">
        <w:rPr>
          <w:i/>
        </w:rPr>
        <w:t xml:space="preserve"> MD, </w:t>
      </w:r>
      <w:r w:rsidR="000021A3" w:rsidRPr="00EE6568">
        <w:rPr>
          <w:i/>
        </w:rPr>
        <w:t>United States.</w:t>
      </w:r>
    </w:p>
    <w:p w14:paraId="4B332AD7" w14:textId="1E41D2AE" w:rsidR="004D2726" w:rsidRPr="0032031E" w:rsidRDefault="004D2726" w:rsidP="0011699D"/>
    <w:p w14:paraId="4B332AD8" w14:textId="77777777" w:rsidR="004D2726" w:rsidRPr="0032031E" w:rsidRDefault="004D2726" w:rsidP="004D2726"/>
    <w:p w14:paraId="4B332AD9" w14:textId="77777777" w:rsidR="004D2726" w:rsidRPr="0032031E" w:rsidRDefault="004D2726" w:rsidP="004D2726">
      <w:pPr>
        <w:pBdr>
          <w:top w:val="nil"/>
          <w:left w:val="nil"/>
          <w:bottom w:val="nil"/>
          <w:right w:val="nil"/>
          <w:between w:val="nil"/>
        </w:pBdr>
        <w:spacing w:after="160"/>
      </w:pPr>
      <w:r w:rsidRPr="0032031E">
        <w:rPr>
          <w:rFonts w:eastAsia="Times New Roman"/>
        </w:rPr>
        <w:t>*</w:t>
      </w:r>
      <w:r w:rsidRPr="0032031E">
        <w:rPr>
          <w:rFonts w:hint="eastAsia"/>
        </w:rPr>
        <w:t>C</w:t>
      </w:r>
      <w:r w:rsidRPr="0032031E">
        <w:rPr>
          <w:rFonts w:eastAsia="Times New Roman"/>
        </w:rPr>
        <w:t xml:space="preserve">orresponding author: </w:t>
      </w:r>
      <w:hyperlink r:id="rId8">
        <w:r w:rsidRPr="0032031E">
          <w:rPr>
            <w:rFonts w:eastAsia="Times New Roman"/>
            <w:u w:val="single"/>
          </w:rPr>
          <w:t>ryan.stewart@vt.edu</w:t>
        </w:r>
      </w:hyperlink>
      <w:r w:rsidRPr="0032031E">
        <w:rPr>
          <w:rFonts w:eastAsia="Times New Roman"/>
        </w:rPr>
        <w:t xml:space="preserve"> </w:t>
      </w:r>
    </w:p>
    <w:p w14:paraId="4B332ADA" w14:textId="77777777" w:rsidR="004D2726" w:rsidRPr="0032031E" w:rsidRDefault="004D2726" w:rsidP="004D2726">
      <w:pPr>
        <w:rPr>
          <w:b/>
        </w:rPr>
      </w:pPr>
      <w:r w:rsidRPr="0032031E">
        <w:rPr>
          <w:b/>
        </w:rPr>
        <w:t xml:space="preserve"> Target journal: </w:t>
      </w:r>
      <w:r w:rsidRPr="004D2726">
        <w:rPr>
          <w:b/>
        </w:rPr>
        <w:t xml:space="preserve">Journal of Hydrology </w:t>
      </w:r>
    </w:p>
    <w:p w14:paraId="4B332ADB" w14:textId="77777777" w:rsidR="004D2726" w:rsidRPr="0032031E" w:rsidRDefault="004D2726" w:rsidP="004D2726">
      <w:pPr>
        <w:keepNext/>
        <w:pBdr>
          <w:top w:val="nil"/>
          <w:left w:val="nil"/>
          <w:bottom w:val="nil"/>
          <w:right w:val="nil"/>
          <w:between w:val="nil"/>
        </w:pBdr>
        <w:contextualSpacing/>
      </w:pPr>
    </w:p>
    <w:p w14:paraId="4B332ADC" w14:textId="6D3CC575" w:rsidR="004D2726" w:rsidRDefault="004D2726" w:rsidP="004D2726">
      <w:r w:rsidRPr="0032031E">
        <w:rPr>
          <w:b/>
        </w:rPr>
        <w:t>Key words</w:t>
      </w:r>
      <w:r w:rsidRPr="0032031E">
        <w:t xml:space="preserve">: </w:t>
      </w:r>
      <w:r w:rsidR="00EC3909">
        <w:t>Field-</w:t>
      </w:r>
      <w:r w:rsidR="00283747">
        <w:rPr>
          <w:rFonts w:hint="eastAsia"/>
        </w:rPr>
        <w:t>saturate</w:t>
      </w:r>
      <w:r w:rsidR="00C361AC">
        <w:t>d</w:t>
      </w:r>
      <w:r w:rsidR="00283747">
        <w:rPr>
          <w:rFonts w:hint="eastAsia"/>
        </w:rPr>
        <w:t xml:space="preserve"> </w:t>
      </w:r>
      <w:r w:rsidR="0068011F">
        <w:t>hydraulic</w:t>
      </w:r>
      <w:r w:rsidR="0068011F">
        <w:rPr>
          <w:rFonts w:hint="eastAsia"/>
        </w:rPr>
        <w:t xml:space="preserve"> conductivity</w:t>
      </w:r>
      <w:r w:rsidR="003B6937">
        <w:rPr>
          <w:rFonts w:hint="eastAsia"/>
        </w:rPr>
        <w:t>, artificial neural network</w:t>
      </w:r>
      <w:r w:rsidR="00C361AC">
        <w:t>,</w:t>
      </w:r>
      <w:r w:rsidR="003B6937">
        <w:rPr>
          <w:rFonts w:hint="eastAsia"/>
        </w:rPr>
        <w:t xml:space="preserve"> </w:t>
      </w:r>
      <w:ins w:id="3" w:author="Windows User" w:date="2019-03-30T15:35:00Z">
        <w:r w:rsidR="00187FAD">
          <w:rPr>
            <w:rFonts w:hint="eastAsia"/>
          </w:rPr>
          <w:t>Random Forest</w:t>
        </w:r>
      </w:ins>
      <w:r w:rsidR="00C361AC">
        <w:t>,</w:t>
      </w:r>
      <w:r w:rsidR="003B6937">
        <w:rPr>
          <w:rFonts w:hint="eastAsia"/>
        </w:rPr>
        <w:t xml:space="preserve"> modeling</w:t>
      </w:r>
      <w:r w:rsidR="00EC3909">
        <w:t xml:space="preserve">, </w:t>
      </w:r>
      <w:proofErr w:type="spellStart"/>
      <w:r w:rsidR="00EC3909">
        <w:t>pedotransfer</w:t>
      </w:r>
      <w:proofErr w:type="spellEnd"/>
      <w:r w:rsidR="00EC3909">
        <w:t xml:space="preserve"> function</w:t>
      </w:r>
      <w:r w:rsidR="00D65F53">
        <w:t>,</w:t>
      </w:r>
      <w:r w:rsidR="001F2248">
        <w:t xml:space="preserve"> soil science,</w:t>
      </w:r>
      <w:r w:rsidR="00D65F53">
        <w:t xml:space="preserve"> urban hydrology</w:t>
      </w:r>
    </w:p>
    <w:p w14:paraId="4B332ADD" w14:textId="77777777" w:rsidR="00C7144F" w:rsidRDefault="00C7144F" w:rsidP="004D2726"/>
    <w:p w14:paraId="44A9C15D" w14:textId="3CD2392B" w:rsidR="00EC3909" w:rsidRDefault="00C7144F" w:rsidP="006C7497">
      <w:pPr>
        <w:rPr>
          <w:b/>
          <w:sz w:val="28"/>
          <w:szCs w:val="28"/>
        </w:rPr>
      </w:pPr>
      <w:r w:rsidRPr="00C7144F">
        <w:rPr>
          <w:b/>
        </w:rPr>
        <w:t>Acronyms:</w:t>
      </w:r>
      <w:r w:rsidR="0048397D">
        <w:t xml:space="preserve"> </w:t>
      </w:r>
      <w:proofErr w:type="spellStart"/>
      <w:r w:rsidR="00140D8F">
        <w:t>K</w:t>
      </w:r>
      <w:r w:rsidR="00140D8F" w:rsidRPr="001F2248">
        <w:rPr>
          <w:vertAlign w:val="subscript"/>
        </w:rPr>
        <w:t>fs</w:t>
      </w:r>
      <w:proofErr w:type="spellEnd"/>
      <w:r w:rsidR="00140D8F">
        <w:t xml:space="preserve"> – Field-saturated hydraulic conductivity,</w:t>
      </w:r>
      <w:r w:rsidR="0048397D">
        <w:rPr>
          <w:rFonts w:hint="eastAsia"/>
        </w:rPr>
        <w:t xml:space="preserve"> ANN</w:t>
      </w:r>
      <w:r w:rsidR="0048397D" w:rsidRPr="00B5314C">
        <w:t xml:space="preserve"> – </w:t>
      </w:r>
      <w:r w:rsidR="007032AB">
        <w:rPr>
          <w:rFonts w:hint="eastAsia"/>
        </w:rPr>
        <w:t>Artificial Neural Network</w:t>
      </w:r>
      <w:r w:rsidR="0048397D">
        <w:rPr>
          <w:rFonts w:hint="eastAsia"/>
        </w:rPr>
        <w:t>, RF</w:t>
      </w:r>
      <w:r w:rsidR="0048397D" w:rsidRPr="00B5314C">
        <w:t xml:space="preserve"> – </w:t>
      </w:r>
      <w:ins w:id="4" w:author="Windows User" w:date="2019-03-30T15:35:00Z">
        <w:r w:rsidR="00187FAD">
          <w:rPr>
            <w:rFonts w:hint="eastAsia"/>
          </w:rPr>
          <w:t>Random Forest</w:t>
        </w:r>
      </w:ins>
      <w:r w:rsidR="0048397D">
        <w:rPr>
          <w:rFonts w:hint="eastAsia"/>
        </w:rPr>
        <w:t xml:space="preserve"> model</w:t>
      </w:r>
      <w:r w:rsidR="001F2248">
        <w:t xml:space="preserve">, PTF – </w:t>
      </w:r>
      <w:proofErr w:type="spellStart"/>
      <w:r w:rsidR="001F2248">
        <w:t>Pedotransfer</w:t>
      </w:r>
      <w:proofErr w:type="spellEnd"/>
      <w:r w:rsidR="001F2248">
        <w:t xml:space="preserve"> Function</w:t>
      </w:r>
      <w:r w:rsidR="00EC3909">
        <w:br w:type="page"/>
      </w:r>
    </w:p>
    <w:p w14:paraId="26094328" w14:textId="77777777" w:rsidR="00EC3909" w:rsidRDefault="00EC3909" w:rsidP="00EC3909">
      <w:pPr>
        <w:pStyle w:val="1"/>
      </w:pPr>
      <w:r>
        <w:lastRenderedPageBreak/>
        <w:t>Abstract</w:t>
      </w:r>
    </w:p>
    <w:p w14:paraId="310132C9" w14:textId="383CC615" w:rsidR="00FB5518" w:rsidRPr="00841E62" w:rsidRDefault="00EC3909" w:rsidP="00FB5518">
      <w:pPr>
        <w:spacing w:before="120" w:after="120"/>
        <w:ind w:firstLine="720"/>
      </w:pPr>
      <w:proofErr w:type="spellStart"/>
      <w:r w:rsidRPr="00475AB3">
        <w:t>Pedotransfer</w:t>
      </w:r>
      <w:proofErr w:type="spellEnd"/>
      <w:r w:rsidRPr="00475AB3">
        <w:t xml:space="preserve"> functions</w:t>
      </w:r>
      <w:r w:rsidR="001E0217" w:rsidRPr="00475AB3">
        <w:t xml:space="preserve"> (PTFs)</w:t>
      </w:r>
      <w:r w:rsidRPr="00475AB3">
        <w:t>, which predict soil hydraulic parameters based on other measured properties, provide limited accuracy when estimating field-saturated hydraulic conductivity.</w:t>
      </w:r>
      <w:r w:rsidRPr="00FB5518">
        <w:t xml:space="preserve"> </w:t>
      </w:r>
      <w:r w:rsidR="001F2248">
        <w:t>PTF models are often constructed using laboratory-determined saturated hydraulic conductivity measurements, which typically vary from field-derived values.</w:t>
      </w:r>
      <w:r w:rsidR="00826248">
        <w:t xml:space="preserve"> C</w:t>
      </w:r>
      <w:r w:rsidR="001F2248">
        <w:t>urrent PTFs</w:t>
      </w:r>
      <w:r w:rsidRPr="00475AB3">
        <w:t xml:space="preserve"> </w:t>
      </w:r>
      <w:r w:rsidR="00826248">
        <w:t xml:space="preserve">also </w:t>
      </w:r>
      <w:r w:rsidRPr="00475AB3">
        <w:t xml:space="preserve">do not </w:t>
      </w:r>
      <w:r w:rsidR="001F2248">
        <w:t xml:space="preserve">account for </w:t>
      </w:r>
      <w:r w:rsidRPr="00475AB3">
        <w:t xml:space="preserve">soil structure, even though </w:t>
      </w:r>
      <w:r w:rsidR="001F2248">
        <w:t>this factor</w:t>
      </w:r>
      <w:r w:rsidRPr="00475AB3">
        <w:t xml:space="preserve"> can influence permeability. This study therefore had two objectives: 1) develop </w:t>
      </w:r>
      <w:r w:rsidR="00587EFF">
        <w:t>PTFs</w:t>
      </w:r>
      <w:r w:rsidRPr="00475AB3">
        <w:t xml:space="preserve"> that accurately predict field-saturated hydraulic conductivity </w:t>
      </w:r>
      <w:r w:rsidR="00140D8F">
        <w:t>(</w:t>
      </w:r>
      <w:proofErr w:type="spellStart"/>
      <w:r w:rsidR="00140D8F">
        <w:t>K</w:t>
      </w:r>
      <w:r w:rsidR="00140D8F" w:rsidRPr="00475AB3">
        <w:rPr>
          <w:vertAlign w:val="subscript"/>
        </w:rPr>
        <w:t>fs</w:t>
      </w:r>
      <w:proofErr w:type="spellEnd"/>
      <w:r w:rsidR="00140D8F">
        <w:t xml:space="preserve">) </w:t>
      </w:r>
      <w:r w:rsidRPr="00475AB3">
        <w:t>using a dataset collected in twelve U.S. cities, and 2) validate t</w:t>
      </w:r>
      <w:r w:rsidR="00587EFF">
        <w:t>he predictive capability of these</w:t>
      </w:r>
      <w:r w:rsidRPr="00475AB3">
        <w:t xml:space="preserve"> model</w:t>
      </w:r>
      <w:r w:rsidR="00587EFF">
        <w:t>s</w:t>
      </w:r>
      <w:r w:rsidRPr="00475AB3">
        <w:t xml:space="preserve"> by </w:t>
      </w:r>
      <w:r w:rsidR="001E0217" w:rsidRPr="00475AB3">
        <w:t xml:space="preserve">comparing </w:t>
      </w:r>
      <w:r w:rsidR="00587EFF">
        <w:t>them</w:t>
      </w:r>
      <w:r w:rsidR="001E0217" w:rsidRPr="00475AB3">
        <w:t xml:space="preserve"> to measured </w:t>
      </w:r>
      <w:proofErr w:type="spellStart"/>
      <w:r w:rsidR="00140D8F">
        <w:t>K</w:t>
      </w:r>
      <w:r w:rsidR="00140D8F" w:rsidRPr="00A23A93">
        <w:rPr>
          <w:vertAlign w:val="subscript"/>
        </w:rPr>
        <w:t>fs</w:t>
      </w:r>
      <w:proofErr w:type="spellEnd"/>
      <w:r w:rsidR="00140D8F" w:rsidRPr="00FB5518" w:rsidDel="00140D8F">
        <w:t xml:space="preserve"> </w:t>
      </w:r>
      <w:r w:rsidR="001E0217" w:rsidRPr="00475AB3">
        <w:t xml:space="preserve">values reported in </w:t>
      </w:r>
      <w:r w:rsidR="00587EFF">
        <w:t>three</w:t>
      </w:r>
      <w:r w:rsidR="001E0217" w:rsidRPr="00475AB3">
        <w:t xml:space="preserve"> other </w:t>
      </w:r>
      <w:r w:rsidR="00587EFF">
        <w:t xml:space="preserve">urban </w:t>
      </w:r>
      <w:r w:rsidR="001E0217" w:rsidRPr="00475AB3">
        <w:t>studies. The developed PTF</w:t>
      </w:r>
      <w:r w:rsidR="00587EFF">
        <w:t>s</w:t>
      </w:r>
      <w:r w:rsidR="001E0217" w:rsidRPr="00475AB3">
        <w:t xml:space="preserve"> included as possible inputs </w:t>
      </w:r>
      <w:commentRangeStart w:id="5"/>
      <w:r w:rsidR="001E0217" w:rsidRPr="00475AB3">
        <w:t xml:space="preserve">%sand, </w:t>
      </w:r>
      <w:r w:rsidR="001F2248">
        <w:t>%</w:t>
      </w:r>
      <w:r w:rsidR="001E0217" w:rsidRPr="00475AB3">
        <w:t xml:space="preserve">silt, </w:t>
      </w:r>
      <w:r w:rsidR="001F2248">
        <w:t>%</w:t>
      </w:r>
      <w:r w:rsidR="001E0217" w:rsidRPr="00475AB3">
        <w:t>clay</w:t>
      </w:r>
      <w:commentRangeEnd w:id="5"/>
      <w:r w:rsidR="00587EFF">
        <w:rPr>
          <w:rStyle w:val="a4"/>
        </w:rPr>
        <w:commentReference w:id="5"/>
      </w:r>
      <w:r w:rsidR="001E0217" w:rsidRPr="00475AB3">
        <w:t xml:space="preserve">, and </w:t>
      </w:r>
      <w:r w:rsidR="00587EFF">
        <w:t xml:space="preserve">soil </w:t>
      </w:r>
      <w:r w:rsidR="00587EFF" w:rsidRPr="00475AB3">
        <w:t>structure</w:t>
      </w:r>
      <w:r w:rsidR="00587EFF">
        <w:t xml:space="preserve"> </w:t>
      </w:r>
      <w:r w:rsidR="001F2248">
        <w:t>type. Th</w:t>
      </w:r>
      <w:r w:rsidR="00884081" w:rsidRPr="00475AB3">
        <w:t>e data were analyzed using both artificial neural networks</w:t>
      </w:r>
      <w:r w:rsidR="00FB5518">
        <w:t xml:space="preserve"> (ANN)</w:t>
      </w:r>
      <w:r w:rsidR="00884081" w:rsidRPr="00475AB3">
        <w:t xml:space="preserve"> and </w:t>
      </w:r>
      <w:del w:id="6" w:author="Windows User" w:date="2019-03-30T15:35:00Z">
        <w:r w:rsidR="00884081" w:rsidRPr="00475AB3" w:rsidDel="00187FAD">
          <w:delText>random forest</w:delText>
        </w:r>
      </w:del>
      <w:ins w:id="7" w:author="Windows User" w:date="2019-03-30T15:35:00Z">
        <w:r w:rsidR="00187FAD">
          <w:t>Random Forest</w:t>
        </w:r>
      </w:ins>
      <w:r w:rsidR="00884081" w:rsidRPr="00475AB3">
        <w:t xml:space="preserve"> models</w:t>
      </w:r>
      <w:r w:rsidR="00FB5518">
        <w:t xml:space="preserve"> that excluded (RF1) and included </w:t>
      </w:r>
      <w:r w:rsidR="0051434A">
        <w:t>(</w:t>
      </w:r>
      <w:r w:rsidR="00FB5518">
        <w:t>RF2)</w:t>
      </w:r>
      <w:r w:rsidR="0051434A">
        <w:t xml:space="preserve"> soil structure</w:t>
      </w:r>
      <w:r w:rsidR="00884081" w:rsidRPr="00475AB3">
        <w:t>.</w:t>
      </w:r>
      <w:r w:rsidR="00D65F53" w:rsidRPr="00475AB3">
        <w:t xml:space="preserve"> </w:t>
      </w:r>
      <w:r w:rsidR="00FB5518" w:rsidRPr="00A05FF8">
        <w:rPr>
          <w:rFonts w:hint="eastAsia"/>
        </w:rPr>
        <w:t xml:space="preserve">The </w:t>
      </w:r>
      <w:r w:rsidR="00FB5518" w:rsidRPr="00A05FF8">
        <w:t>develop</w:t>
      </w:r>
      <w:r w:rsidR="00FB5518" w:rsidRPr="00A05FF8">
        <w:rPr>
          <w:rFonts w:hint="eastAsia"/>
        </w:rPr>
        <w:t>ed</w:t>
      </w:r>
      <w:r w:rsidR="00FB5518" w:rsidRPr="00A05FF8">
        <w:t xml:space="preserve"> </w:t>
      </w:r>
      <w:r w:rsidR="00FB5518" w:rsidRPr="00A05FF8">
        <w:rPr>
          <w:rFonts w:hint="eastAsia"/>
        </w:rPr>
        <w:t>PTFs</w:t>
      </w:r>
      <w:r w:rsidR="00FB5518">
        <w:t xml:space="preserve"> accurately predicted</w:t>
      </w:r>
      <w:r w:rsidR="00FB5518" w:rsidRPr="00A05FF8">
        <w:t xml:space="preserve"> </w:t>
      </w:r>
      <w:proofErr w:type="spellStart"/>
      <w:r w:rsidR="00140D8F">
        <w:t>K</w:t>
      </w:r>
      <w:r w:rsidR="00140D8F" w:rsidRPr="00A23A93">
        <w:rPr>
          <w:vertAlign w:val="subscript"/>
        </w:rPr>
        <w:t>fs</w:t>
      </w:r>
      <w:proofErr w:type="spellEnd"/>
      <w:r w:rsidR="00140D8F">
        <w:t xml:space="preserve"> </w:t>
      </w:r>
      <w:r w:rsidR="0051434A">
        <w:t>in the training dataset,</w:t>
      </w:r>
      <w:r w:rsidR="00FB5518" w:rsidRPr="00A05FF8">
        <w:rPr>
          <w:rFonts w:hint="eastAsia"/>
        </w:rPr>
        <w:t xml:space="preserve"> with </w:t>
      </w:r>
      <w:r w:rsidR="0072078D">
        <w:rPr>
          <w:rFonts w:hint="eastAsia"/>
        </w:rPr>
        <w:t>adj</w:t>
      </w:r>
      <w:r w:rsidR="00FB5518" w:rsidRPr="00A05FF8">
        <w:t>R</w:t>
      </w:r>
      <w:r w:rsidR="00FB5518" w:rsidRPr="00A05FF8">
        <w:rPr>
          <w:vertAlign w:val="superscript"/>
        </w:rPr>
        <w:t>2</w:t>
      </w:r>
      <w:r w:rsidR="00FB5518" w:rsidRPr="00A05FF8">
        <w:t xml:space="preserve"> = </w:t>
      </w:r>
      <w:r w:rsidR="008F4150">
        <w:rPr>
          <w:rFonts w:hint="eastAsia"/>
        </w:rPr>
        <w:t>0.28</w:t>
      </w:r>
      <w:r w:rsidR="0051434A">
        <w:t xml:space="preserve"> (ANN)</w:t>
      </w:r>
      <w:r w:rsidR="00FB5518" w:rsidRPr="00A05FF8">
        <w:rPr>
          <w:rFonts w:hint="eastAsia"/>
        </w:rPr>
        <w:t xml:space="preserve">, </w:t>
      </w:r>
      <w:r w:rsidR="008F4150">
        <w:rPr>
          <w:rFonts w:hint="eastAsia"/>
        </w:rPr>
        <w:t>0.77</w:t>
      </w:r>
      <w:r w:rsidR="0051434A">
        <w:t xml:space="preserve"> (RF1)</w:t>
      </w:r>
      <w:r w:rsidR="00FB5518" w:rsidRPr="00A05FF8">
        <w:rPr>
          <w:rFonts w:hint="eastAsia"/>
        </w:rPr>
        <w:t xml:space="preserve">, and </w:t>
      </w:r>
      <w:r w:rsidR="008F4150">
        <w:rPr>
          <w:rFonts w:hint="eastAsia"/>
        </w:rPr>
        <w:t>0.77</w:t>
      </w:r>
      <w:r w:rsidR="00FB5518" w:rsidRPr="00A05FF8">
        <w:rPr>
          <w:rFonts w:hint="eastAsia"/>
        </w:rPr>
        <w:t xml:space="preserve"> </w:t>
      </w:r>
      <w:r w:rsidR="0051434A">
        <w:t>(</w:t>
      </w:r>
      <w:r w:rsidR="00FB5518" w:rsidRPr="00A05FF8">
        <w:rPr>
          <w:rFonts w:hint="eastAsia"/>
        </w:rPr>
        <w:t>RF2</w:t>
      </w:r>
      <w:r w:rsidR="0051434A">
        <w:t>)</w:t>
      </w:r>
      <w:r w:rsidR="00BE4A32">
        <w:t>,</w:t>
      </w:r>
      <w:r w:rsidR="00FB5518" w:rsidRPr="00A05FF8">
        <w:rPr>
          <w:rFonts w:hint="eastAsia"/>
        </w:rPr>
        <w:t xml:space="preserve"> but model performance decreased </w:t>
      </w:r>
      <w:r w:rsidR="00BE4A32">
        <w:t xml:space="preserve">substantially </w:t>
      </w:r>
      <w:r w:rsidR="00BE4A32">
        <w:rPr>
          <w:rFonts w:hint="eastAsia"/>
        </w:rPr>
        <w:t>in the test datase</w:t>
      </w:r>
      <w:r w:rsidR="00BE4A32">
        <w:t xml:space="preserve">t, with </w:t>
      </w:r>
      <w:r w:rsidR="0072078D">
        <w:rPr>
          <w:rFonts w:hint="eastAsia"/>
        </w:rPr>
        <w:t>adj</w:t>
      </w:r>
      <w:r w:rsidR="00BE4A32" w:rsidRPr="00A05FF8">
        <w:t>R</w:t>
      </w:r>
      <w:r w:rsidR="00BE4A32" w:rsidRPr="00A05FF8">
        <w:rPr>
          <w:vertAlign w:val="superscript"/>
        </w:rPr>
        <w:t>2</w:t>
      </w:r>
      <w:r w:rsidR="00BE4A32" w:rsidRPr="00A05FF8">
        <w:t xml:space="preserve"> = </w:t>
      </w:r>
      <w:r w:rsidR="008F4150">
        <w:rPr>
          <w:rFonts w:hint="eastAsia"/>
        </w:rPr>
        <w:t>0.27</w:t>
      </w:r>
      <w:r w:rsidR="00BE4A32">
        <w:t xml:space="preserve"> (ANN)</w:t>
      </w:r>
      <w:r w:rsidR="00BE4A32" w:rsidRPr="00A05FF8">
        <w:rPr>
          <w:rFonts w:hint="eastAsia"/>
        </w:rPr>
        <w:t xml:space="preserve">, </w:t>
      </w:r>
      <w:r w:rsidR="008F4150">
        <w:rPr>
          <w:rFonts w:hint="eastAsia"/>
        </w:rPr>
        <w:t>0.25</w:t>
      </w:r>
      <w:r w:rsidR="00BE4A32">
        <w:t xml:space="preserve"> (RF1)</w:t>
      </w:r>
      <w:r w:rsidR="00BE4A32" w:rsidRPr="00A05FF8">
        <w:rPr>
          <w:rFonts w:hint="eastAsia"/>
        </w:rPr>
        <w:t xml:space="preserve">, and </w:t>
      </w:r>
      <w:r w:rsidR="008F4150">
        <w:rPr>
          <w:rFonts w:hint="eastAsia"/>
        </w:rPr>
        <w:t>0.36</w:t>
      </w:r>
      <w:r w:rsidR="00BE4A32" w:rsidRPr="00A05FF8">
        <w:rPr>
          <w:rFonts w:hint="eastAsia"/>
        </w:rPr>
        <w:t xml:space="preserve"> </w:t>
      </w:r>
      <w:r w:rsidR="00BE4A32">
        <w:t>(</w:t>
      </w:r>
      <w:r w:rsidR="00BE4A32" w:rsidRPr="00A05FF8">
        <w:rPr>
          <w:rFonts w:hint="eastAsia"/>
        </w:rPr>
        <w:t>RF2</w:t>
      </w:r>
      <w:r w:rsidR="00BE4A32">
        <w:t>)</w:t>
      </w:r>
      <w:r w:rsidR="00FB5518" w:rsidRPr="00A05FF8">
        <w:rPr>
          <w:rFonts w:hint="eastAsia"/>
        </w:rPr>
        <w:t>.</w:t>
      </w:r>
      <w:r w:rsidR="00FB5518" w:rsidRPr="00A05FF8">
        <w:t xml:space="preserve"> </w:t>
      </w:r>
      <w:r w:rsidR="001F2248">
        <w:t xml:space="preserve">However, the models still had much less error than the widely used </w:t>
      </w:r>
      <w:r w:rsidR="00236B4A">
        <w:t>ROSETTA</w:t>
      </w:r>
      <w:r w:rsidR="001F2248">
        <w:t xml:space="preserve"> model. The</w:t>
      </w:r>
      <w:r w:rsidR="00140D8F">
        <w:t xml:space="preserve"> </w:t>
      </w:r>
      <w:r w:rsidR="003C4F83">
        <w:rPr>
          <w:rFonts w:hint="eastAsia"/>
        </w:rPr>
        <w:t>evaluation</w:t>
      </w:r>
      <w:r w:rsidR="00BE4A32" w:rsidRPr="00A05FF8">
        <w:rPr>
          <w:rFonts w:hint="eastAsia"/>
        </w:rPr>
        <w:t xml:space="preserve"> </w:t>
      </w:r>
      <w:r w:rsidR="001F2248">
        <w:t xml:space="preserve">dataset similarly </w:t>
      </w:r>
      <w:r w:rsidR="00BE4A32" w:rsidRPr="00A05FF8">
        <w:rPr>
          <w:rFonts w:hint="eastAsia"/>
        </w:rPr>
        <w:t>show</w:t>
      </w:r>
      <w:r w:rsidR="00045552">
        <w:t>ed</w:t>
      </w:r>
      <w:r w:rsidR="00BE4A32" w:rsidRPr="00A05FF8">
        <w:rPr>
          <w:rFonts w:hint="eastAsia"/>
        </w:rPr>
        <w:t xml:space="preserve"> that </w:t>
      </w:r>
      <w:r w:rsidR="00045552">
        <w:t xml:space="preserve">the developed PTF provided much greater accuracy than </w:t>
      </w:r>
      <w:r w:rsidR="00236B4A">
        <w:t>ROSETTA</w:t>
      </w:r>
      <w:r w:rsidR="00045552">
        <w:t xml:space="preserve">, and that </w:t>
      </w:r>
      <w:r w:rsidR="00BE4A32" w:rsidRPr="00A05FF8">
        <w:rPr>
          <w:rFonts w:hint="eastAsia"/>
        </w:rPr>
        <w:t xml:space="preserve">adding soil structure information improved </w:t>
      </w:r>
      <w:r w:rsidR="00045552">
        <w:t>model</w:t>
      </w:r>
      <w:r w:rsidR="00BE4A32" w:rsidRPr="00A05FF8">
        <w:rPr>
          <w:rFonts w:hint="eastAsia"/>
        </w:rPr>
        <w:t xml:space="preserve"> accuracy</w:t>
      </w:r>
      <w:r w:rsidR="00045552">
        <w:rPr>
          <w:rFonts w:hint="eastAsia"/>
        </w:rPr>
        <w:t xml:space="preserve"> (</w:t>
      </w:r>
      <w:r w:rsidR="0072078D">
        <w:rPr>
          <w:rFonts w:hint="eastAsia"/>
        </w:rPr>
        <w:t>adj</w:t>
      </w:r>
      <w:r w:rsidR="00BE4A32" w:rsidRPr="00A05FF8">
        <w:rPr>
          <w:rFonts w:hint="eastAsia"/>
        </w:rPr>
        <w:t>R</w:t>
      </w:r>
      <w:r w:rsidR="00BE4A32" w:rsidRPr="00A05FF8">
        <w:rPr>
          <w:rFonts w:hint="eastAsia"/>
          <w:vertAlign w:val="superscript"/>
        </w:rPr>
        <w:t>2</w:t>
      </w:r>
      <w:r w:rsidR="00BE4A32" w:rsidRPr="00A05FF8">
        <w:rPr>
          <w:rFonts w:hint="eastAsia"/>
        </w:rPr>
        <w:t xml:space="preserve"> improved from </w:t>
      </w:r>
      <w:r w:rsidR="008F4150">
        <w:rPr>
          <w:rFonts w:hint="eastAsia"/>
        </w:rPr>
        <w:t>0.25</w:t>
      </w:r>
      <w:r w:rsidR="00BE4A32" w:rsidRPr="00A05FF8">
        <w:rPr>
          <w:rFonts w:hint="eastAsia"/>
        </w:rPr>
        <w:t xml:space="preserve"> to </w:t>
      </w:r>
      <w:r w:rsidR="008F4150">
        <w:rPr>
          <w:rFonts w:hint="eastAsia"/>
        </w:rPr>
        <w:t>0.36</w:t>
      </w:r>
      <w:r w:rsidR="00BE4A32" w:rsidRPr="00A05FF8">
        <w:rPr>
          <w:rFonts w:hint="eastAsia"/>
        </w:rPr>
        <w:t>).</w:t>
      </w:r>
      <w:bookmarkStart w:id="8" w:name="OLE_LINK8"/>
      <w:bookmarkStart w:id="9" w:name="OLE_LINK9"/>
      <w:r w:rsidR="00FB5518" w:rsidRPr="00A05FF8">
        <w:rPr>
          <w:rFonts w:hint="eastAsia"/>
        </w:rPr>
        <w:t xml:space="preserve"> </w:t>
      </w:r>
      <w:r w:rsidR="001F2248">
        <w:t>This</w:t>
      </w:r>
      <w:r w:rsidR="00045552">
        <w:t xml:space="preserve"> study provide</w:t>
      </w:r>
      <w:r w:rsidR="001F2248">
        <w:t>s</w:t>
      </w:r>
      <w:r w:rsidR="00045552">
        <w:t xml:space="preserve"> improved PTF</w:t>
      </w:r>
      <w:r w:rsidR="00665F15">
        <w:t>s</w:t>
      </w:r>
      <w:r w:rsidR="00045552">
        <w:t xml:space="preserve"> for </w:t>
      </w:r>
      <w:r w:rsidR="00FB5518" w:rsidRPr="00A05FF8">
        <w:t>predict</w:t>
      </w:r>
      <w:r w:rsidR="00045552">
        <w:t>ing</w:t>
      </w:r>
      <w:r w:rsidR="00FB5518" w:rsidRPr="00A05FF8">
        <w:t xml:space="preserve"> </w:t>
      </w:r>
      <w:proofErr w:type="spellStart"/>
      <w:r w:rsidR="00140D8F">
        <w:t>K</w:t>
      </w:r>
      <w:r w:rsidR="00140D8F" w:rsidRPr="00A23A93">
        <w:rPr>
          <w:vertAlign w:val="subscript"/>
        </w:rPr>
        <w:t>fs</w:t>
      </w:r>
      <w:proofErr w:type="spellEnd"/>
      <w:r w:rsidR="00FB5518" w:rsidRPr="00A05FF8">
        <w:rPr>
          <w:rFonts w:hint="eastAsia"/>
        </w:rPr>
        <w:t xml:space="preserve"> </w:t>
      </w:r>
      <w:r w:rsidR="00045552">
        <w:t>in</w:t>
      </w:r>
      <w:r w:rsidR="00FB5518" w:rsidRPr="00A05FF8">
        <w:rPr>
          <w:rFonts w:hint="eastAsia"/>
        </w:rPr>
        <w:t xml:space="preserve"> urban soils</w:t>
      </w:r>
      <w:r w:rsidR="00665F15">
        <w:t>, while</w:t>
      </w:r>
      <w:r w:rsidR="00FB5518" w:rsidRPr="00A05FF8">
        <w:rPr>
          <w:rFonts w:hint="eastAsia"/>
        </w:rPr>
        <w:t xml:space="preserve"> </w:t>
      </w:r>
      <w:r w:rsidR="00FB5518" w:rsidRPr="00A05FF8">
        <w:t>dem</w:t>
      </w:r>
      <w:r w:rsidR="00045552">
        <w:t>onstrat</w:t>
      </w:r>
      <w:r w:rsidR="00665F15">
        <w:t>ing</w:t>
      </w:r>
      <w:r w:rsidR="00FB5518" w:rsidRPr="00A05FF8">
        <w:rPr>
          <w:rFonts w:hint="eastAsia"/>
        </w:rPr>
        <w:t xml:space="preserve"> t</w:t>
      </w:r>
      <w:r w:rsidR="00FB5518" w:rsidRPr="00A05FF8">
        <w:t>he importan</w:t>
      </w:r>
      <w:r w:rsidR="001F2248">
        <w:t>c</w:t>
      </w:r>
      <w:r w:rsidR="00FB5518" w:rsidRPr="00A05FF8">
        <w:t xml:space="preserve">e of </w:t>
      </w:r>
      <w:r w:rsidR="00665F15">
        <w:t xml:space="preserve">considering </w:t>
      </w:r>
      <w:r w:rsidR="00FB5518">
        <w:rPr>
          <w:rFonts w:hint="eastAsia"/>
        </w:rPr>
        <w:t xml:space="preserve">soil </w:t>
      </w:r>
      <w:r w:rsidR="00FB5518" w:rsidRPr="00A05FF8">
        <w:t xml:space="preserve">structure in </w:t>
      </w:r>
      <w:r w:rsidR="00045552">
        <w:t xml:space="preserve">such </w:t>
      </w:r>
      <w:r w:rsidR="00FB5518" w:rsidRPr="00A05FF8">
        <w:rPr>
          <w:rFonts w:hint="eastAsia"/>
        </w:rPr>
        <w:t>predicti</w:t>
      </w:r>
      <w:r w:rsidR="00045552">
        <w:t>ons.</w:t>
      </w:r>
    </w:p>
    <w:bookmarkEnd w:id="8"/>
    <w:bookmarkEnd w:id="9"/>
    <w:p w14:paraId="437C8D52" w14:textId="053A6F98" w:rsidR="00EC3909" w:rsidRPr="00EC3909" w:rsidRDefault="00EC3909" w:rsidP="00EC3909">
      <w:pPr>
        <w:pStyle w:val="1"/>
        <w:rPr>
          <w:b w:val="0"/>
          <w:sz w:val="24"/>
        </w:rPr>
      </w:pPr>
    </w:p>
    <w:p w14:paraId="4B332AE3" w14:textId="721FA7FD" w:rsidR="007A273C" w:rsidRPr="0032031E" w:rsidRDefault="007A273C" w:rsidP="007A273C">
      <w:pPr>
        <w:pStyle w:val="1"/>
      </w:pPr>
      <w:r>
        <w:rPr>
          <w:rFonts w:hint="eastAsia"/>
        </w:rPr>
        <w:t>1</w:t>
      </w:r>
      <w:r w:rsidRPr="0032031E">
        <w:rPr>
          <w:rFonts w:hint="eastAsia"/>
        </w:rPr>
        <w:t xml:space="preserve">. </w:t>
      </w:r>
      <w:r>
        <w:rPr>
          <w:rFonts w:hint="eastAsia"/>
        </w:rPr>
        <w:t>Introduction</w:t>
      </w:r>
    </w:p>
    <w:p w14:paraId="1AD4E22A" w14:textId="34B6D31E" w:rsidR="009935C3" w:rsidRDefault="00EF565B" w:rsidP="007A273C">
      <w:pPr>
        <w:spacing w:before="120" w:after="120"/>
        <w:ind w:firstLine="720"/>
      </w:pPr>
      <w:r>
        <w:t>Field-s</w:t>
      </w:r>
      <w:r w:rsidR="00C361AC">
        <w:t>aturated hydraulic conductivity (</w:t>
      </w:r>
      <w:proofErr w:type="spellStart"/>
      <w:r>
        <w:t>K</w:t>
      </w:r>
      <w:r w:rsidRPr="009A7161">
        <w:rPr>
          <w:vertAlign w:val="subscript"/>
        </w:rPr>
        <w:t>fs</w:t>
      </w:r>
      <w:proofErr w:type="spellEnd"/>
      <w:r w:rsidR="00C361AC">
        <w:t xml:space="preserve">) </w:t>
      </w:r>
      <w:r w:rsidR="00C65A0C">
        <w:t>influence</w:t>
      </w:r>
      <w:r w:rsidR="00C361AC">
        <w:t xml:space="preserve">s many soil hydrological processes, including infiltration, drainage, and </w:t>
      </w:r>
      <w:r w:rsidR="00D65F53">
        <w:t>o</w:t>
      </w:r>
      <w:r w:rsidR="00C361AC">
        <w:t xml:space="preserve">ther </w:t>
      </w:r>
      <w:r w:rsidR="00592881">
        <w:t>subsurface</w:t>
      </w:r>
      <w:r w:rsidR="00C361AC">
        <w:t xml:space="preserve"> water redistribution</w:t>
      </w:r>
      <w:r w:rsidR="00D65F53">
        <w:t xml:space="preserve"> processes</w:t>
      </w:r>
      <w:r w:rsidR="00665F15">
        <w:t xml:space="preserve"> </w:t>
      </w:r>
      <w:r w:rsidR="00665F15">
        <w:fldChar w:fldCharType="begin">
          <w:fldData xml:space="preserve">PEVuZE5vdGU+PENpdGU+PEF1dGhvcj5TdGV3YXJ0PC9BdXRob3I+PFllYXI+MjAxODwvWWVhcj48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==
</w:fldData>
        </w:fldChar>
      </w:r>
      <w:r w:rsidR="001039B9">
        <w:instrText xml:space="preserve"> ADDIN EN.CITE </w:instrText>
      </w:r>
      <w:r w:rsidR="001039B9">
        <w:fldChar w:fldCharType="begin">
          <w:fldData xml:space="preserve">PEVuZE5vdGU+PENpdGU+PEF1dGhvcj5TdGV3YXJ0PC9BdXRob3I+PFllYXI+MjAxODwvWWVhcj48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==
</w:fldData>
        </w:fldChar>
      </w:r>
      <w:r w:rsidR="001039B9">
        <w:instrText xml:space="preserve"> ADDIN EN.CITE.DATA </w:instrText>
      </w:r>
      <w:r w:rsidR="001039B9">
        <w:fldChar w:fldCharType="end"/>
      </w:r>
      <w:r w:rsidR="00665F15">
        <w:fldChar w:fldCharType="separate"/>
      </w:r>
      <w:r w:rsidR="001039B9">
        <w:rPr>
          <w:noProof/>
        </w:rPr>
        <w:t>(Jackson et al., 2016; Libohova et al., 2018; Stewart and Abou Najm, 2018)</w:t>
      </w:r>
      <w:r w:rsidR="00665F15">
        <w:fldChar w:fldCharType="end"/>
      </w:r>
      <w:r w:rsidR="00C361AC">
        <w:t xml:space="preserve">. </w:t>
      </w:r>
      <w:proofErr w:type="spellStart"/>
      <w:r w:rsidR="00C361AC">
        <w:t>K</w:t>
      </w:r>
      <w:r w:rsidRPr="009A7161">
        <w:rPr>
          <w:vertAlign w:val="subscript"/>
        </w:rPr>
        <w:t>fs</w:t>
      </w:r>
      <w:proofErr w:type="spellEnd"/>
      <w:r w:rsidR="00C361AC">
        <w:t xml:space="preserve"> often represents the single most important parameter to constrain when performing hydrological modeling</w:t>
      </w:r>
      <w:r w:rsidR="00D65F53">
        <w:t xml:space="preserve"> </w:t>
      </w:r>
      <w:r w:rsidR="00D65F53">
        <w:fldChar w:fldCharType="begin">
          <w:fldData xml:space="preserve">PEVuZE5vdGU+PENpdGU+PEF1dGhvcj5UcmluaDwvQXV0aG9yPjxZZWFyPjIwMTg8L1llYXI+PFJl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</w:fldData>
        </w:fldChar>
      </w:r>
      <w:r w:rsidR="001039B9">
        <w:instrText xml:space="preserve"> ADDIN EN.CITE </w:instrText>
      </w:r>
      <w:r w:rsidR="001039B9">
        <w:fldChar w:fldCharType="begin">
          <w:fldData xml:space="preserve">PEVuZE5vdGU+PENpdGU+PEF1dGhvcj5UcmluaDwvQXV0aG9yPjxZZWFyPjIwMTg8L1llYXI+PFJl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</w:fldData>
        </w:fldChar>
      </w:r>
      <w:r w:rsidR="001039B9">
        <w:instrText xml:space="preserve"> ADDIN EN.CITE.DATA </w:instrText>
      </w:r>
      <w:r w:rsidR="001039B9">
        <w:fldChar w:fldCharType="end"/>
      </w:r>
      <w:r w:rsidR="00D65F53">
        <w:fldChar w:fldCharType="separate"/>
      </w:r>
      <w:r w:rsidR="001039B9">
        <w:rPr>
          <w:noProof/>
        </w:rPr>
        <w:t>(Ameli et al., 2015; Trinh et al., 2018)</w:t>
      </w:r>
      <w:r w:rsidR="00D65F53">
        <w:fldChar w:fldCharType="end"/>
      </w:r>
      <w:r w:rsidR="00C361AC">
        <w:t xml:space="preserve">, yet can be time-consuming and difficult to measure in the field. For this reason, </w:t>
      </w:r>
      <w:proofErr w:type="spellStart"/>
      <w:r w:rsidR="00C361AC">
        <w:t>pedotransfer</w:t>
      </w:r>
      <w:proofErr w:type="spellEnd"/>
      <w:r w:rsidR="00C361AC">
        <w:t xml:space="preserve"> functions</w:t>
      </w:r>
      <w:r w:rsidR="00125895">
        <w:t xml:space="preserve"> (PTFs)</w:t>
      </w:r>
      <w:r w:rsidR="00C361AC">
        <w:t>, which predict properties</w:t>
      </w:r>
      <w:r w:rsidR="00665F15">
        <w:t xml:space="preserve"> such as hydraulic conductivity</w:t>
      </w:r>
      <w:r w:rsidR="00C361AC">
        <w:t xml:space="preserve"> from easier to measure properties such as soil texture, have become widely used. </w:t>
      </w:r>
      <w:r w:rsidR="00125895">
        <w:t>As an example, the ROSETTA PTF</w:t>
      </w:r>
      <w:r w:rsidR="00163072">
        <w:t>, which</w:t>
      </w:r>
      <w:r w:rsidR="00125895">
        <w:t xml:space="preserve"> </w:t>
      </w:r>
      <w:r w:rsidR="00163072">
        <w:t xml:space="preserve">possesses a hierarchical structure with flexibility in input data, </w:t>
      </w:r>
      <w:r w:rsidR="00125895">
        <w:t xml:space="preserve">has enjoyed widespread usage due </w:t>
      </w:r>
      <w:r w:rsidR="00163072">
        <w:t xml:space="preserve">in part </w:t>
      </w:r>
      <w:r w:rsidR="00125895">
        <w:t xml:space="preserve">to its inclusion with the soil hydrological model HYDRUS </w:t>
      </w:r>
      <w:r w:rsidR="00D65F53">
        <w:fldChar w:fldCharType="begin">
          <w:fldData xml:space="preserve">PEVuZE5vdGU+PENpdGU+PEF1dGhvcj7FoGltxa9uZWs8L0F1dGhvcj48WWVhcj4yMDA4PC9ZZWFy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</w:fldData>
        </w:fldChar>
      </w:r>
      <w:r w:rsidR="001039B9">
        <w:instrText xml:space="preserve"> ADDIN EN.CITE </w:instrText>
      </w:r>
      <w:r w:rsidR="001039B9">
        <w:fldChar w:fldCharType="begin">
          <w:fldData xml:space="preserve">PEVuZE5vdGU+PENpdGU+PEF1dGhvcj7FoGltxa9uZWs8L0F1dGhvcj48WWVhcj4yMDA4PC9ZZWFy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</w:fldData>
        </w:fldChar>
      </w:r>
      <w:r w:rsidR="001039B9">
        <w:instrText xml:space="preserve"> ADDIN EN.CITE.DATA </w:instrText>
      </w:r>
      <w:r w:rsidR="001039B9">
        <w:fldChar w:fldCharType="end"/>
      </w:r>
      <w:r w:rsidR="00D65F53">
        <w:fldChar w:fldCharType="separate"/>
      </w:r>
      <w:r w:rsidR="001039B9">
        <w:rPr>
          <w:noProof/>
        </w:rPr>
        <w:t>(Schaap, 1999; Schaap et al., 2001; Šimůnek et al., 2008)</w:t>
      </w:r>
      <w:r w:rsidR="00D65F53">
        <w:fldChar w:fldCharType="end"/>
      </w:r>
      <w:r w:rsidR="00163072">
        <w:t>.</w:t>
      </w:r>
    </w:p>
    <w:p w14:paraId="356CEAF5" w14:textId="603C20FF" w:rsidR="00045552" w:rsidRDefault="009935C3" w:rsidP="00714049">
      <w:pPr>
        <w:spacing w:before="120" w:after="120"/>
        <w:ind w:firstLine="720"/>
      </w:pPr>
      <w:r>
        <w:t xml:space="preserve">Most current PTFs utilize </w:t>
      </w:r>
      <w:r w:rsidR="00592881">
        <w:t xml:space="preserve">a similar </w:t>
      </w:r>
      <w:r>
        <w:t xml:space="preserve">set of basic </w:t>
      </w:r>
      <w:r w:rsidR="009A7161">
        <w:t xml:space="preserve">parameters: </w:t>
      </w:r>
      <w:proofErr w:type="gramStart"/>
      <w:r w:rsidR="009A7161">
        <w:t>either texture</w:t>
      </w:r>
      <w:proofErr w:type="gramEnd"/>
      <w:r w:rsidR="009A7161">
        <w:t xml:space="preserve"> or %</w:t>
      </w:r>
      <w:r>
        <w:t xml:space="preserve">sand, </w:t>
      </w:r>
      <w:r w:rsidR="009A7161">
        <w:t>%</w:t>
      </w:r>
      <w:r>
        <w:t xml:space="preserve">silt, </w:t>
      </w:r>
      <w:r w:rsidR="009A7161">
        <w:t>and %</w:t>
      </w:r>
      <w:r>
        <w:t xml:space="preserve">clay (%SSC), bulk density, and water contents at various matric potentials such as -33 and -1,500 </w:t>
      </w:r>
      <w:proofErr w:type="spellStart"/>
      <w:r>
        <w:t>kPa</w:t>
      </w:r>
      <w:proofErr w:type="spellEnd"/>
      <w:r>
        <w:t xml:space="preserve">. </w:t>
      </w:r>
      <w:r w:rsidR="004E1EBE">
        <w:t>Some may also include additional information on</w:t>
      </w:r>
      <w:r w:rsidR="006919AC">
        <w:t xml:space="preserve"> such characteristics as type of</w:t>
      </w:r>
      <w:r w:rsidR="004E1EBE">
        <w:t xml:space="preserve"> soil horizon,</w:t>
      </w:r>
      <w:r w:rsidR="006919AC">
        <w:t xml:space="preserve"> organic matter content,</w:t>
      </w:r>
      <w:r w:rsidR="004E1EBE">
        <w:t xml:space="preserve"> topography, </w:t>
      </w:r>
      <w:r w:rsidR="006919AC">
        <w:t xml:space="preserve">vegetation, </w:t>
      </w:r>
      <w:r w:rsidR="004E1EBE">
        <w:t xml:space="preserve">and land management and use </w:t>
      </w:r>
      <w:r w:rsidR="004E1EBE">
        <w:fldChar w:fldCharType="begin">
          <w:fldData xml:space="preserve">PEVuZE5vdGU+PENpdGU+PEF1dGhvcj5TaGFybWE8L0F1dGhvcj48WWVhcj4yMDA2PC9ZZWFyPjxS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=
</w:fldData>
        </w:fldChar>
      </w:r>
      <w:r w:rsidR="001039B9">
        <w:instrText xml:space="preserve"> ADDIN EN.CITE </w:instrText>
      </w:r>
      <w:r w:rsidR="001039B9">
        <w:fldChar w:fldCharType="begin">
          <w:fldData xml:space="preserve">PEVuZE5vdGU+PENpdGU+PEF1dGhvcj5TaGFybWE8L0F1dGhvcj48WWVhcj4yMDA2PC9ZZWFyPjxS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=
</w:fldData>
        </w:fldChar>
      </w:r>
      <w:r w:rsidR="001039B9">
        <w:instrText xml:space="preserve"> ADDIN EN.CITE.DATA </w:instrText>
      </w:r>
      <w:r w:rsidR="001039B9">
        <w:fldChar w:fldCharType="end"/>
      </w:r>
      <w:r w:rsidR="004E1EBE">
        <w:fldChar w:fldCharType="separate"/>
      </w:r>
      <w:r w:rsidR="001039B9">
        <w:rPr>
          <w:noProof/>
        </w:rPr>
        <w:t>(Moeys et al., 2012; Sharma et al., 2006; Wösten et al., 1999)</w:t>
      </w:r>
      <w:r w:rsidR="004E1EBE">
        <w:fldChar w:fldCharType="end"/>
      </w:r>
      <w:r w:rsidR="004E1EBE">
        <w:t xml:space="preserve">. </w:t>
      </w:r>
      <w:r w:rsidR="0069259B">
        <w:t xml:space="preserve">These models then develop statistical relationships between those variables and more difficult to determine parameters like </w:t>
      </w:r>
      <w:r w:rsidR="00EF565B">
        <w:t>saturated hydraulic conductivity (</w:t>
      </w:r>
      <w:proofErr w:type="spellStart"/>
      <w:r w:rsidR="0069259B">
        <w:t>K</w:t>
      </w:r>
      <w:r w:rsidR="0069259B" w:rsidRPr="009A7161">
        <w:rPr>
          <w:vertAlign w:val="subscript"/>
        </w:rPr>
        <w:t>sat</w:t>
      </w:r>
      <w:proofErr w:type="spellEnd"/>
      <w:r w:rsidR="00EF565B">
        <w:t>)</w:t>
      </w:r>
      <w:r w:rsidR="0069259B">
        <w:t xml:space="preserve"> and water retention model coefficients. More than twenty different PTFs have been developed over the years, </w:t>
      </w:r>
      <w:r w:rsidR="00FA1E66">
        <w:t>using</w:t>
      </w:r>
      <w:r w:rsidR="0069259B">
        <w:t xml:space="preserve"> anywhere from </w:t>
      </w:r>
      <w:r w:rsidR="005C5A58">
        <w:t>six</w:t>
      </w:r>
      <w:r w:rsidR="0069259B">
        <w:t xml:space="preserve"> to more than 5,000 soil samples</w:t>
      </w:r>
      <w:r w:rsidR="00306FFE">
        <w:t xml:space="preserve"> </w:t>
      </w:r>
      <w:r w:rsidR="00562E63">
        <w:fldChar w:fldCharType="begin"/>
      </w:r>
      <w:r w:rsidR="00EC1342">
        <w:instrText xml:space="preserve"> ADDIN EN.CITE &lt;EndNote&gt;&lt;Cite&gt;&lt;Author&gt;Guber&lt;/Author&gt;&lt;Year&gt;2010&lt;/Year&gt;&lt;RecNum&gt;8432&lt;/RecNum&gt;&lt;DisplayText&gt;(Guber and Pachepsky, 2010)&lt;/DisplayText&gt;&lt;record&gt;&lt;rec-number&gt;8432&lt;/rec-number&gt;&lt;foreign-keys&gt;&lt;key app="EN" db-id="x2ddzvadmrpetqerdx3pw2pi5df2r2ptrp5r" timestamp="1553890650"&gt;8432&lt;/key&gt;&lt;key app="ENWeb" db-id=""&gt;0&lt;/key&gt;&lt;/foreign-keys&gt;&lt;ref-type name="Journal Article"&gt;17&lt;/ref-type&gt;&lt;contributors&gt;&lt;authors&gt;&lt;author&gt;Guber, Andrey K&lt;/author&gt;&lt;author&gt;Pachepsky, Yakov A&lt;/author&gt;&lt;/authors&gt;&lt;/contributors&gt;&lt;titles&gt;&lt;title&gt;Multimodeling with pedotransfer functions: Documentation and user manual for PTF Calculator (CalcPTF), version 3.0&lt;/title&gt;&lt;secondary-title&gt;USDA Rep., Beltsville Agricultural Research Center, Beltsville, Md&lt;/secondary-title&gt;&lt;/titles&gt;&lt;periodical&gt;&lt;full-title&gt;USDA Rep., Beltsville Agricultural Research Center, Beltsville, Md&lt;/full-title&gt;&lt;/periodical&gt;&lt;dates&gt;&lt;year&gt;2010&lt;/year&gt;&lt;/dates&gt;&lt;urls&gt;&lt;/urls&gt;&lt;/record&gt;&lt;/Cite&gt;&lt;/EndNote&gt;</w:instrText>
      </w:r>
      <w:r w:rsidR="00562E63">
        <w:fldChar w:fldCharType="separate"/>
      </w:r>
      <w:r w:rsidR="00562E63">
        <w:rPr>
          <w:noProof/>
        </w:rPr>
        <w:t>(Guber and Pachepsky, 2010)</w:t>
      </w:r>
      <w:r w:rsidR="00562E63">
        <w:fldChar w:fldCharType="end"/>
      </w:r>
      <w:r w:rsidR="006919AC">
        <w:t>. These models</w:t>
      </w:r>
      <w:r w:rsidR="00FA1E66">
        <w:t xml:space="preserve"> </w:t>
      </w:r>
      <w:r w:rsidR="006919AC">
        <w:t xml:space="preserve">have </w:t>
      </w:r>
      <w:r w:rsidR="00FA1E66">
        <w:t>incorporat</w:t>
      </w:r>
      <w:r w:rsidR="006919AC">
        <w:t>ed</w:t>
      </w:r>
      <w:r w:rsidR="00FA1E66">
        <w:t xml:space="preserve"> a variety of techniques </w:t>
      </w:r>
      <w:r w:rsidR="006919AC">
        <w:t xml:space="preserve">to estimate parameter values, </w:t>
      </w:r>
      <w:r w:rsidR="00FA1E66">
        <w:t xml:space="preserve">from </w:t>
      </w:r>
      <w:r w:rsidR="00163072">
        <w:t xml:space="preserve">using </w:t>
      </w:r>
      <w:r w:rsidR="00665F15">
        <w:t>physical</w:t>
      </w:r>
      <w:r w:rsidR="00163072">
        <w:t xml:space="preserve"> relationships</w:t>
      </w:r>
      <w:r w:rsidR="00665F15">
        <w:t xml:space="preserve"> </w:t>
      </w:r>
      <w:r w:rsidR="00665F15">
        <w:fldChar w:fldCharType="begin">
          <w:fldData xml:space="preserve">PEVuZE5vdGU+PENpdGU+PEF1dGhvcj5HaW1lbmV6PC9BdXRob3I+PFllYXI+MTk5NzwvWWVhcj48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</w:fldData>
        </w:fldChar>
      </w:r>
      <w:r w:rsidR="001039B9">
        <w:instrText xml:space="preserve"> ADDIN EN.CITE </w:instrText>
      </w:r>
      <w:r w:rsidR="001039B9">
        <w:fldChar w:fldCharType="begin">
          <w:fldData xml:space="preserve">PEVuZE5vdGU+PENpdGU+PEF1dGhvcj5HaW1lbmV6PC9BdXRob3I+PFllYXI+MTk5NzwvWWVhcj48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</w:fldData>
        </w:fldChar>
      </w:r>
      <w:r w:rsidR="001039B9">
        <w:instrText xml:space="preserve"> ADDIN EN.CITE.DATA </w:instrText>
      </w:r>
      <w:r w:rsidR="001039B9">
        <w:fldChar w:fldCharType="end"/>
      </w:r>
      <w:r w:rsidR="00665F15">
        <w:fldChar w:fldCharType="separate"/>
      </w:r>
      <w:r w:rsidR="001039B9">
        <w:rPr>
          <w:noProof/>
        </w:rPr>
        <w:t>(Arya et al., 1999a; Arya et al., 1999b; Arya and Paris, 1981; Gimenez et al., 1997; Rawls et al., 1993)</w:t>
      </w:r>
      <w:r w:rsidR="00665F15">
        <w:fldChar w:fldCharType="end"/>
      </w:r>
      <w:r w:rsidR="00665F15">
        <w:t xml:space="preserve"> </w:t>
      </w:r>
      <w:r w:rsidR="004E1EBE">
        <w:t xml:space="preserve">to </w:t>
      </w:r>
      <w:r w:rsidR="00163072">
        <w:t xml:space="preserve">statistical </w:t>
      </w:r>
      <w:r w:rsidR="004E1EBE">
        <w:t xml:space="preserve">regression </w:t>
      </w:r>
      <w:r w:rsidR="004E1EBE">
        <w:lastRenderedPageBreak/>
        <w:t xml:space="preserve">models </w:t>
      </w:r>
      <w:r w:rsidR="00163072">
        <w:fldChar w:fldCharType="begin"/>
      </w:r>
      <w:r w:rsidR="001039B9">
        <w:instrText xml:space="preserve"> ADDIN EN.CITE &lt;EndNote&gt;&lt;Cite&gt;&lt;Author&gt;Wösten&lt;/Author&gt;&lt;Year&gt;1999&lt;/Year&gt;&lt;RecNum&gt;8447&lt;/RecNum&gt;&lt;DisplayText&gt;(Lin et al., 1999; Wösten et al., 1999)&lt;/DisplayText&gt;&lt;record&gt;&lt;rec-number&gt;8447&lt;/rec-number&gt;&lt;foreign-keys&gt;&lt;key app="EN" db-id="x2ddzvadmrpetqerdx3pw2pi5df2r2ptrp5r" timestamp="1553890686"&gt;8447&lt;/key&gt;&lt;key app="ENWeb" db-id=""&gt;0&lt;/key&gt;&lt;/foreign-keys&gt;&lt;ref-type name="Journal Article"&gt;17&lt;/ref-type&gt;&lt;contributors&gt;&lt;authors&gt;&lt;author&gt;Wösten, JHM&lt;/author&gt;&lt;author&gt;Lilly, A&lt;/author&gt;&lt;author&gt;Nemes, A&lt;/author&gt;&lt;author&gt;Le Bas, C&lt;/author&gt;&lt;/authors&gt;&lt;/contributors&gt;&lt;titles&gt;&lt;title&gt;Development and use of a database of hydraulic properties of European soils&lt;/title&gt;&lt;secondary-title&gt;Geoderma&lt;/secondary-title&gt;&lt;/titles&gt;&lt;periodical&gt;&lt;full-title&gt;Geoderma&lt;/full-title&gt;&lt;/periodical&gt;&lt;pages&gt;169-185&lt;/pages&gt;&lt;volume&gt;90&lt;/volume&gt;&lt;number&gt;3-4&lt;/number&gt;&lt;dates&gt;&lt;year&gt;1999&lt;/year&gt;&lt;/dates&gt;&lt;isbn&gt;0016-7061&lt;/isbn&gt;&lt;urls&gt;&lt;/urls&gt;&lt;/record&gt;&lt;/Cite&gt;&lt;Cite&gt;&lt;Author&gt;Lin&lt;/Author&gt;&lt;Year&gt;1999&lt;/Year&gt;&lt;RecNum&gt;8446&lt;/RecNum&gt;&lt;record&gt;&lt;rec-number&gt;8446&lt;/rec-number&gt;&lt;foreign-keys&gt;&lt;key app="EN" db-id="x2ddzvadmrpetqerdx3pw2pi5df2r2ptrp5r" timestamp="1553890685"&gt;8446&lt;/key&gt;&lt;key app="ENWeb" db-id=""&gt;0&lt;/key&gt;&lt;/foreign-keys&gt;&lt;ref-type name="Journal Article"&gt;17&lt;/ref-type&gt;&lt;contributors&gt;&lt;authors&gt;&lt;author&gt;Lin, HS&lt;/author&gt;&lt;author&gt;McInnes, KJ&lt;/author&gt;&lt;author&gt;Wilding, LP&lt;/author&gt;&lt;author&gt;Hallmark, CT&lt;/author&gt;&lt;/authors&gt;&lt;/contributors&gt;&lt;titles&gt;&lt;title&gt;Effects of soil morphology on hydraulic properties II. Hydraulic pedotransfer functions&lt;/title&gt;&lt;secondary-title&gt;Soil Science Society of America Journal&lt;/secondary-title&gt;&lt;/titles&gt;&lt;periodical&gt;&lt;full-title&gt;Soil Science Society of America Journal&lt;/full-title&gt;&lt;/periodical&gt;&lt;pages&gt;955-961&lt;/pages&gt;&lt;volume&gt;63&lt;/volume&gt;&lt;number&gt;4&lt;/number&gt;&lt;dates&gt;&lt;year&gt;1999&lt;/year&gt;&lt;/dates&gt;&lt;isbn&gt;1435-0661&lt;/isbn&gt;&lt;urls&gt;&lt;/urls&gt;&lt;/record&gt;&lt;/Cite&gt;&lt;/EndNote&gt;</w:instrText>
      </w:r>
      <w:r w:rsidR="00163072">
        <w:fldChar w:fldCharType="separate"/>
      </w:r>
      <w:r w:rsidR="001039B9">
        <w:rPr>
          <w:noProof/>
        </w:rPr>
        <w:t>(Lin et al., 1999; Wösten et al., 1999)</w:t>
      </w:r>
      <w:r w:rsidR="00163072">
        <w:fldChar w:fldCharType="end"/>
      </w:r>
      <w:r w:rsidR="004E1EBE">
        <w:t xml:space="preserve"> </w:t>
      </w:r>
      <w:r w:rsidR="00FA1E66">
        <w:t>to artificial neural networks</w:t>
      </w:r>
      <w:r w:rsidR="00306FFE">
        <w:t xml:space="preserve"> </w:t>
      </w:r>
      <w:r w:rsidR="00665F15">
        <w:fldChar w:fldCharType="begin">
          <w:fldData xml:space="preserve">PEVuZE5vdGU+PENpdGU+PEF1dGhvcj5TY2hhYXA8L0F1dGhvcj48WWVhcj4xOTk5PC9ZZWFyPjxS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</w:fldData>
        </w:fldChar>
      </w:r>
      <w:r w:rsidR="001039B9">
        <w:instrText xml:space="preserve"> ADDIN EN.CITE </w:instrText>
      </w:r>
      <w:r w:rsidR="001039B9">
        <w:fldChar w:fldCharType="begin">
          <w:fldData xml:space="preserve">PEVuZE5vdGU+PENpdGU+PEF1dGhvcj5TY2hhYXA8L0F1dGhvcj48WWVhcj4xOTk5PC9ZZWFyPjxS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</w:fldData>
        </w:fldChar>
      </w:r>
      <w:r w:rsidR="001039B9">
        <w:instrText xml:space="preserve"> ADDIN EN.CITE.DATA </w:instrText>
      </w:r>
      <w:r w:rsidR="001039B9">
        <w:fldChar w:fldCharType="end"/>
      </w:r>
      <w:r w:rsidR="00665F15">
        <w:fldChar w:fldCharType="separate"/>
      </w:r>
      <w:r w:rsidR="001039B9">
        <w:rPr>
          <w:noProof/>
        </w:rPr>
        <w:t>(Parasuraman et al., 2006; Schaap, 1999; Schaap et al., 1998)</w:t>
      </w:r>
      <w:r w:rsidR="00665F15">
        <w:fldChar w:fldCharType="end"/>
      </w:r>
      <w:r w:rsidR="0069259B">
        <w:t xml:space="preserve">. </w:t>
      </w:r>
      <w:r w:rsidR="00FA1E66">
        <w:t xml:space="preserve">These different PTFs </w:t>
      </w:r>
      <w:r w:rsidR="00CF698C">
        <w:t xml:space="preserve">can also </w:t>
      </w:r>
      <w:r w:rsidR="00FA1E66">
        <w:t>be integrated together into multi-model ensemble predictive tools</w:t>
      </w:r>
      <w:r w:rsidR="00562E63">
        <w:t xml:space="preserve"> </w:t>
      </w:r>
      <w:r w:rsidR="00562E63">
        <w:fldChar w:fldCharType="begin"/>
      </w:r>
      <w:r w:rsidR="00EC1342">
        <w:instrText xml:space="preserve"> ADDIN EN.CITE &lt;EndNote&gt;&lt;Cite&gt;&lt;Author&gt;Guber&lt;/Author&gt;&lt;Year&gt;2006&lt;/Year&gt;&lt;RecNum&gt;8430&lt;/RecNum&gt;&lt;DisplayText&gt;(Guber et al., 2006)&lt;/DisplayText&gt;&lt;record&gt;&lt;rec-number&gt;8430&lt;/rec-number&gt;&lt;foreign-keys&gt;&lt;key app="EN" db-id="x2ddzvadmrpetqerdx3pw2pi5df2r2ptrp5r" timestamp="1553890642"&gt;8430&lt;/key&gt;&lt;key app="ENWeb" db-id=""&gt;0&lt;/key&gt;&lt;/foreign-keys&gt;&lt;ref-type name="Journal Article"&gt;17&lt;/ref-type&gt;&lt;contributors&gt;&lt;authors&gt;&lt;author&gt;Guber, AK&lt;/author&gt;&lt;author&gt;Pachepsky, Ya A&lt;/author&gt;&lt;author&gt;Van Genuchten, M Th&lt;/author&gt;&lt;author&gt;Rawls, WJ&lt;/author&gt;&lt;author&gt;Simunek, J&lt;/author&gt;&lt;author&gt;Jacques, Diederik&lt;/author&gt;&lt;author&gt;Nicholson, TJ&lt;/author&gt;&lt;author&gt;Cady, RE&lt;/author&gt;&lt;/authors&gt;&lt;/contributors&gt;&lt;titles&gt;&lt;title&gt;Field-scale water flow simulations using ensembles of pedotransfer functions for soil water retention&lt;/title&gt;&lt;secondary-title&gt;Vadose Zone Journal&lt;/secondary-title&gt;&lt;/titles&gt;&lt;periodical&gt;&lt;full-title&gt;Vadose Zone Journal&lt;/full-title&gt;&lt;/periodical&gt;&lt;pages&gt;234-247&lt;/pages&gt;&lt;volume&gt;5&lt;/volume&gt;&lt;number&gt;1&lt;/number&gt;&lt;dates&gt;&lt;year&gt;2006&lt;/year&gt;&lt;/dates&gt;&lt;isbn&gt;1539-1663&lt;/isbn&gt;&lt;urls&gt;&lt;/urls&gt;&lt;/record&gt;&lt;/Cite&gt;&lt;/EndNote&gt;</w:instrText>
      </w:r>
      <w:r w:rsidR="00562E63">
        <w:fldChar w:fldCharType="separate"/>
      </w:r>
      <w:r w:rsidR="00562E63">
        <w:rPr>
          <w:noProof/>
        </w:rPr>
        <w:t>(Guber et al., 2006)</w:t>
      </w:r>
      <w:r w:rsidR="00562E63">
        <w:fldChar w:fldCharType="end"/>
      </w:r>
      <w:r w:rsidR="00FA1E66">
        <w:t xml:space="preserve">. </w:t>
      </w:r>
      <w:r w:rsidR="0069259B">
        <w:t xml:space="preserve">While </w:t>
      </w:r>
      <w:r w:rsidR="00FA1E66">
        <w:t>these</w:t>
      </w:r>
      <w:r w:rsidR="0069259B">
        <w:t xml:space="preserve"> </w:t>
      </w:r>
      <w:r w:rsidR="00CF698C">
        <w:t xml:space="preserve">various </w:t>
      </w:r>
      <w:r w:rsidR="0069259B">
        <w:t>PTF</w:t>
      </w:r>
      <w:r w:rsidR="00FA1E66">
        <w:t xml:space="preserve"> approache</w:t>
      </w:r>
      <w:r w:rsidR="0069259B">
        <w:t xml:space="preserve">s </w:t>
      </w:r>
      <w:r w:rsidR="00FA1E66">
        <w:t>tend to perform well when predicting water retention characteristics, the variability between model and measurement becomes much wider when a</w:t>
      </w:r>
      <w:r w:rsidR="004507E3">
        <w:t xml:space="preserve">pplied to </w:t>
      </w:r>
      <w:proofErr w:type="spellStart"/>
      <w:r w:rsidR="004507E3">
        <w:t>K</w:t>
      </w:r>
      <w:r w:rsidR="004507E3" w:rsidRPr="009A7161">
        <w:rPr>
          <w:vertAlign w:val="subscript"/>
        </w:rPr>
        <w:t>sat</w:t>
      </w:r>
      <w:proofErr w:type="spellEnd"/>
      <w:r w:rsidR="004507E3">
        <w:t xml:space="preserve"> values </w:t>
      </w:r>
      <w:r w:rsidR="00665F15">
        <w:fldChar w:fldCharType="begin"/>
      </w:r>
      <w:r w:rsidR="001039B9">
        <w:instrText xml:space="preserve"> ADDIN EN.CITE &lt;EndNote&gt;&lt;Cite&gt;&lt;Author&gt;Pachepsky&lt;/Author&gt;&lt;Year&gt;2003&lt;/Year&gt;&lt;RecNum&gt;1344&lt;/RecNum&gt;&lt;DisplayText&gt;(Pachepsky and Rawls, 2003; Rawls et al., 1998)&lt;/DisplayText&gt;&lt;record&gt;&lt;rec-number&gt;1344&lt;/rec-number&gt;&lt;foreign-keys&gt;&lt;key app="EN" db-id="x2ddzvadmrpetqerdx3pw2pi5df2r2ptrp5r" timestamp="1471479920"&gt;1344&lt;/key&gt;&lt;key app="ENWeb" db-id=""&gt;0&lt;/key&gt;&lt;/foreign-keys&gt;&lt;ref-type name="Journal Article"&gt;17&lt;/ref-type&gt;&lt;contributors&gt;&lt;authors&gt;&lt;author&gt;Pachepsky, Y. A.&lt;/author&gt;&lt;author&gt;Rawls, W. J.&lt;/author&gt;&lt;/authors&gt;&lt;/contributors&gt;&lt;titles&gt;&lt;title&gt;Soil structure and pedotransfer functions&lt;/title&gt;&lt;secondary-title&gt;European Journal of Soil Science&lt;/secondary-title&gt;&lt;/titles&gt;&lt;periodical&gt;&lt;full-title&gt;European Journal of Soil Science&lt;/full-title&gt;&lt;/periodical&gt;&lt;pages&gt;443-452&lt;/pages&gt;&lt;volume&gt;54&lt;/volume&gt;&lt;number&gt;3&lt;/number&gt;&lt;dates&gt;&lt;year&gt;2003&lt;/year&gt;&lt;/dates&gt;&lt;publisher&gt;Blackwell Science Ltd&lt;/publisher&gt;&lt;isbn&gt;1365-2389&lt;/isbn&gt;&lt;urls&gt;&lt;related-urls&gt;&lt;url&gt;http://dx.doi.org/10.1046/j.1365-2389.2003.00485.x&lt;/url&gt;&lt;/related-urls&gt;&lt;/urls&gt;&lt;electronic-resource-num&gt;10.1046/j.1365-2389.2003.00485.x&lt;/electronic-resource-num&gt;&lt;/record&gt;&lt;/Cite&gt;&lt;Cite&gt;&lt;Author&gt;Rawls&lt;/Author&gt;&lt;Year&gt;1998&lt;/Year&gt;&lt;RecNum&gt;8426&lt;/RecNum&gt;&lt;record&gt;&lt;rec-number&gt;8426&lt;/rec-number&gt;&lt;foreign-keys&gt;&lt;key app="EN" db-id="x2ddzvadmrpetqerdx3pw2pi5df2r2ptrp5r" timestamp="1553890631"&gt;8426&lt;/key&gt;&lt;key app="ENWeb" db-id=""&gt;0&lt;/key&gt;&lt;/foreign-keys&gt;&lt;ref-type name="Journal Article"&gt;17&lt;/ref-type&gt;&lt;contributors&gt;&lt;authors&gt;&lt;author&gt;Rawls, WJ&lt;/author&gt;&lt;author&gt;Gimenez, D&lt;/author&gt;&lt;author&gt;Grossman, R&lt;/author&gt;&lt;/authors&gt;&lt;/contributors&gt;&lt;titles&gt;&lt;title&gt;Use of soil texture, bulk density, and slope of the water retention curve to predict saturated hydraulic conductivity&lt;/title&gt;&lt;secondary-title&gt;Transactions of the ASAE&lt;/secondary-title&gt;&lt;/titles&gt;&lt;periodical&gt;&lt;full-title&gt;Transactions of the ASAE&lt;/full-title&gt;&lt;/periodical&gt;&lt;pages&gt;983&lt;/pages&gt;&lt;volume&gt;41&lt;/volume&gt;&lt;number&gt;4&lt;/number&gt;&lt;dates&gt;&lt;year&gt;1998&lt;/year&gt;&lt;/dates&gt;&lt;urls&gt;&lt;/urls&gt;&lt;/record&gt;&lt;/Cite&gt;&lt;/EndNote&gt;</w:instrText>
      </w:r>
      <w:r w:rsidR="00665F15">
        <w:fldChar w:fldCharType="separate"/>
      </w:r>
      <w:r w:rsidR="001039B9">
        <w:rPr>
          <w:noProof/>
        </w:rPr>
        <w:t>(Pachepsky and Rawls, 2003; Rawls et al., 1998)</w:t>
      </w:r>
      <w:r w:rsidR="00665F15">
        <w:fldChar w:fldCharType="end"/>
      </w:r>
      <w:r w:rsidR="004507E3">
        <w:t xml:space="preserve">. </w:t>
      </w:r>
      <w:r w:rsidR="00EF565B">
        <w:t xml:space="preserve">These errors </w:t>
      </w:r>
      <w:r w:rsidR="00752AC4">
        <w:t xml:space="preserve">may </w:t>
      </w:r>
      <w:r w:rsidR="00EF565B">
        <w:t>become</w:t>
      </w:r>
      <w:r w:rsidR="00CF698C">
        <w:t xml:space="preserve"> further</w:t>
      </w:r>
      <w:r w:rsidR="00EF565B">
        <w:t xml:space="preserve"> compounded when the </w:t>
      </w:r>
      <w:r w:rsidR="00CF698C">
        <w:t>PTF</w:t>
      </w:r>
      <w:r w:rsidR="00EF565B">
        <w:t xml:space="preserve">s are used to estimate field-saturated </w:t>
      </w:r>
      <w:proofErr w:type="spellStart"/>
      <w:r w:rsidR="00EF565B">
        <w:t>K</w:t>
      </w:r>
      <w:r w:rsidR="00EF565B" w:rsidRPr="009A7161">
        <w:rPr>
          <w:vertAlign w:val="subscript"/>
        </w:rPr>
        <w:t>fs</w:t>
      </w:r>
      <w:proofErr w:type="spellEnd"/>
      <w:r w:rsidR="00EF565B">
        <w:t xml:space="preserve"> values. </w:t>
      </w:r>
    </w:p>
    <w:p w14:paraId="7FB24D7B" w14:textId="5E7C3450" w:rsidR="004507E3" w:rsidRDefault="00E33259" w:rsidP="007A273C">
      <w:pPr>
        <w:spacing w:before="120" w:after="120"/>
        <w:ind w:firstLine="720"/>
      </w:pPr>
      <w:r>
        <w:t xml:space="preserve">Current PTFs </w:t>
      </w:r>
      <w:r w:rsidR="00752AC4">
        <w:t xml:space="preserve">often </w:t>
      </w:r>
      <w:r w:rsidR="00EF565B">
        <w:t>poor</w:t>
      </w:r>
      <w:r w:rsidR="009A7161">
        <w:t>ly</w:t>
      </w:r>
      <w:r w:rsidR="00EF565B">
        <w:t xml:space="preserve"> predict </w:t>
      </w:r>
      <w:proofErr w:type="spellStart"/>
      <w:r w:rsidR="00EF565B">
        <w:t>K</w:t>
      </w:r>
      <w:r w:rsidR="00EF565B" w:rsidRPr="009A7161">
        <w:rPr>
          <w:vertAlign w:val="subscript"/>
        </w:rPr>
        <w:t>fs</w:t>
      </w:r>
      <w:proofErr w:type="spellEnd"/>
      <w:r>
        <w:t xml:space="preserve"> for several reasons</w:t>
      </w:r>
      <w:r w:rsidR="00CE20B6">
        <w:t>, including</w:t>
      </w:r>
      <w:r w:rsidR="009A7161">
        <w:t xml:space="preserve"> the</w:t>
      </w:r>
      <w:r w:rsidR="00CE20B6">
        <w:t xml:space="preserve"> lack of field-relevant training data and </w:t>
      </w:r>
      <w:r w:rsidR="009A7161">
        <w:t xml:space="preserve">the </w:t>
      </w:r>
      <w:r w:rsidR="00CE20B6">
        <w:t xml:space="preserve">exclusion of soil </w:t>
      </w:r>
      <w:r w:rsidR="00CF698C">
        <w:t xml:space="preserve">morphological information such as </w:t>
      </w:r>
      <w:r w:rsidR="00CE20B6">
        <w:t>structure</w:t>
      </w:r>
      <w:r>
        <w:t xml:space="preserve">. </w:t>
      </w:r>
      <w:r w:rsidR="00CE20B6">
        <w:t>As an example of the former</w:t>
      </w:r>
      <w:r>
        <w:t xml:space="preserve">, PTF models are typically trained using values collected from disturbed cores </w:t>
      </w:r>
      <w:r w:rsidR="00752AC4">
        <w:fldChar w:fldCharType="begin"/>
      </w:r>
      <w:r w:rsidR="001039B9">
        <w:instrText xml:space="preserve"> ADDIN EN.CITE &lt;EndNote&gt;&lt;Cite&gt;&lt;Author&gt;Clapp&lt;/Author&gt;&lt;Year&gt;1978&lt;/Year&gt;&lt;RecNum&gt;1183&lt;/RecNum&gt;&lt;DisplayText&gt;(Clapp and Hornberger, 1978; Rawls et al., 1998)&lt;/DisplayText&gt;&lt;record&gt;&lt;rec-number&gt;1183&lt;/rec-number&gt;&lt;foreign-keys&gt;&lt;key app="EN" db-id="x2ddzvadmrpetqerdx3pw2pi5df2r2ptrp5r" timestamp="1471479423"&gt;1183&lt;/key&gt;&lt;key app="ENWeb" db-id=""&gt;0&lt;/key&gt;&lt;/foreign-keys&gt;&lt;ref-type name="Journal Article"&gt;17&lt;/ref-type&gt;&lt;contributors&gt;&lt;authors&gt;&lt;author&gt;Clapp, Roger B&lt;/author&gt;&lt;author&gt;Hornberger, George M&lt;/author&gt;&lt;/authors&gt;&lt;/contributors&gt;&lt;titles&gt;&lt;title&gt;Empirical equations for some soil hydraulic properties&lt;/title&gt;&lt;secondary-title&gt;Water Resources Research&lt;/secondary-title&gt;&lt;/titles&gt;&lt;periodical&gt;&lt;full-title&gt;Water Resources Research&lt;/full-title&gt;&lt;/periodical&gt;&lt;pages&gt;601-604&lt;/pages&gt;&lt;volume&gt;14&lt;/volume&gt;&lt;number&gt;4&lt;/number&gt;&lt;dates&gt;&lt;year&gt;1978&lt;/year&gt;&lt;/dates&gt;&lt;isbn&gt;1944-7973&lt;/isbn&gt;&lt;urls&gt;&lt;/urls&gt;&lt;/record&gt;&lt;/Cite&gt;&lt;Cite&gt;&lt;Author&gt;Rawls&lt;/Author&gt;&lt;Year&gt;1998&lt;/Year&gt;&lt;RecNum&gt;8426&lt;/RecNum&gt;&lt;record&gt;&lt;rec-number&gt;8426&lt;/rec-number&gt;&lt;foreign-keys&gt;&lt;key app="EN" db-id="x2ddzvadmrpetqerdx3pw2pi5df2r2ptrp5r" timestamp="1553890631"&gt;8426&lt;/key&gt;&lt;key app="ENWeb" db-id=""&gt;0&lt;/key&gt;&lt;/foreign-keys&gt;&lt;ref-type name="Journal Article"&gt;17&lt;/ref-type&gt;&lt;contributors&gt;&lt;authors&gt;&lt;author&gt;Rawls, WJ&lt;/author&gt;&lt;author&gt;Gimenez, D&lt;/author&gt;&lt;author&gt;Grossman, R&lt;/author&gt;&lt;/authors&gt;&lt;/contributors&gt;&lt;titles&gt;&lt;title&gt;Use of soil texture, bulk density, and slope of the water retention curve to predict saturated hydraulic conductivity&lt;/title&gt;&lt;secondary-title&gt;Transactions of the ASAE&lt;/secondary-title&gt;&lt;/titles&gt;&lt;periodical&gt;&lt;full-title&gt;Transactions of the ASAE&lt;/full-title&gt;&lt;/periodical&gt;&lt;pages&gt;983&lt;/pages&gt;&lt;volume&gt;41&lt;/volume&gt;&lt;number&gt;4&lt;/number&gt;&lt;dates&gt;&lt;year&gt;1998&lt;/year&gt;&lt;/dates&gt;&lt;urls&gt;&lt;/urls&gt;&lt;/record&gt;&lt;/Cite&gt;&lt;/EndNote&gt;</w:instrText>
      </w:r>
      <w:r w:rsidR="00752AC4">
        <w:fldChar w:fldCharType="separate"/>
      </w:r>
      <w:r w:rsidR="001039B9">
        <w:rPr>
          <w:noProof/>
        </w:rPr>
        <w:t>(Clapp and Hornberger, 1978; Rawls et al., 1998)</w:t>
      </w:r>
      <w:r w:rsidR="00752AC4">
        <w:fldChar w:fldCharType="end"/>
      </w:r>
      <w:r>
        <w:t>, which often do not reflect field-saturated hydraulic conductivity</w:t>
      </w:r>
      <w:r w:rsidR="00140D8F">
        <w:t xml:space="preserve"> </w:t>
      </w:r>
      <w:r>
        <w:t xml:space="preserve">values measured in the field </w:t>
      </w:r>
      <w:r w:rsidR="00F3576C">
        <w:fldChar w:fldCharType="begin">
          <w:fldData xml:space="preserve">PEVuZE5vdGU+PENpdGU+PEF1dGhvcj5SZXlub2xkczwvQXV0aG9yPjxZZWFyPjIwMDA8L1llYXI+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=
</w:fldData>
        </w:fldChar>
      </w:r>
      <w:r w:rsidR="001039B9">
        <w:instrText xml:space="preserve"> ADDIN EN.CITE </w:instrText>
      </w:r>
      <w:r w:rsidR="001039B9">
        <w:fldChar w:fldCharType="begin">
          <w:fldData xml:space="preserve">PEVuZE5vdGU+PENpdGU+PEF1dGhvcj5SZXlub2xkczwvQXV0aG9yPjxZZWFyPjIwMDA8L1llYXI+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=
</w:fldData>
        </w:fldChar>
      </w:r>
      <w:r w:rsidR="001039B9">
        <w:instrText xml:space="preserve"> ADDIN EN.CITE.DATA </w:instrText>
      </w:r>
      <w:r w:rsidR="001039B9">
        <w:fldChar w:fldCharType="end"/>
      </w:r>
      <w:r w:rsidR="00F3576C">
        <w:fldChar w:fldCharType="separate"/>
      </w:r>
      <w:r w:rsidR="001039B9">
        <w:rPr>
          <w:noProof/>
        </w:rPr>
        <w:t>(Reynolds et al., 2000; Stewart et al., 2016)</w:t>
      </w:r>
      <w:r w:rsidR="00F3576C">
        <w:fldChar w:fldCharType="end"/>
      </w:r>
      <w:r>
        <w:t xml:space="preserve">. </w:t>
      </w:r>
      <w:r w:rsidR="00EF565B">
        <w:t>This discrepancy can arise because s</w:t>
      </w:r>
      <w:r>
        <w:t xml:space="preserve">oil cores are typically saturated when analyzed, as compared to the field-saturated conditions where air still exists in trapped pockets. Soil cores can also allow water to short-circuit the soil matrix, thus </w:t>
      </w:r>
      <w:r w:rsidR="00EF565B">
        <w:t>exaggera</w:t>
      </w:r>
      <w:r w:rsidR="00F27A81">
        <w:t>ting hydraulic conductivity</w:t>
      </w:r>
      <w:r>
        <w:t xml:space="preserve"> values, though this effect may diminish as cores become longer</w:t>
      </w:r>
      <w:r w:rsidR="00F3576C">
        <w:t xml:space="preserve"> </w:t>
      </w:r>
      <w:r w:rsidR="00562E63">
        <w:fldChar w:fldCharType="begin"/>
      </w:r>
      <w:r w:rsidR="00EC1342">
        <w:instrText xml:space="preserve"> ADDIN EN.CITE &lt;EndNote&gt;&lt;Cite&gt;&lt;Author&gt;Anderson&lt;/Author&gt;&lt;Year&gt;1973&lt;/Year&gt;&lt;RecNum&gt;8427&lt;/RecNum&gt;&lt;DisplayText&gt;(Anderson and Bouma, 1973)&lt;/DisplayText&gt;&lt;record&gt;&lt;rec-number&gt;8427&lt;/rec-number&gt;&lt;foreign-keys&gt;&lt;key app="EN" db-id="x2ddzvadmrpetqerdx3pw2pi5df2r2ptrp5r" timestamp="1553890633"&gt;8427&lt;/key&gt;&lt;key app="ENWeb" db-id=""&gt;0&lt;/key&gt;&lt;/foreign-keys&gt;&lt;ref-type name="Journal Article"&gt;17&lt;/ref-type&gt;&lt;contributors&gt;&lt;authors&gt;&lt;author&gt;Anderson, James Leonard&lt;/author&gt;&lt;author&gt;Bouma, J&lt;/author&gt;&lt;/authors&gt;&lt;/contributors&gt;&lt;titles&gt;&lt;title&gt;Relationships Between Saturated Hydraulic Conductivity and Morphometric Data of an Argillic Horizon 1&lt;/title&gt;&lt;secondary-title&gt;Soil Science Society of America Journal&lt;/secondary-title&gt;&lt;/titles&gt;&lt;periodical&gt;&lt;full-title&gt;Soil Science Society of America Journal&lt;/full-title&gt;&lt;/periodical&gt;&lt;pages&gt;408-413&lt;/pages&gt;&lt;volume&gt;37&lt;/volume&gt;&lt;number&gt;3&lt;/number&gt;&lt;dates&gt;&lt;year&gt;1973&lt;/year&gt;&lt;/dates&gt;&lt;isbn&gt;0361-5995&lt;/isbn&gt;&lt;urls&gt;&lt;/urls&gt;&lt;/record&gt;&lt;/Cite&gt;&lt;/EndNote&gt;</w:instrText>
      </w:r>
      <w:r w:rsidR="00562E63">
        <w:fldChar w:fldCharType="separate"/>
      </w:r>
      <w:r w:rsidR="00562E63">
        <w:rPr>
          <w:noProof/>
        </w:rPr>
        <w:t>(Anderson and Bouma, 1973)</w:t>
      </w:r>
      <w:r w:rsidR="00562E63">
        <w:fldChar w:fldCharType="end"/>
      </w:r>
      <w:r>
        <w:t xml:space="preserve">. These </w:t>
      </w:r>
      <w:r w:rsidR="006919AC">
        <w:t xml:space="preserve">potential </w:t>
      </w:r>
      <w:r>
        <w:t xml:space="preserve">inconsistencies point to the need for PTFs based on field-relevant </w:t>
      </w:r>
      <w:proofErr w:type="spellStart"/>
      <w:r w:rsidR="00140D8F">
        <w:t>K</w:t>
      </w:r>
      <w:r w:rsidR="00140D8F" w:rsidRPr="00A23A93">
        <w:rPr>
          <w:vertAlign w:val="subscript"/>
        </w:rPr>
        <w:t>fs</w:t>
      </w:r>
      <w:proofErr w:type="spellEnd"/>
      <w:r>
        <w:t xml:space="preserve"> values. </w:t>
      </w:r>
    </w:p>
    <w:p w14:paraId="2F93E883" w14:textId="07D0488F" w:rsidR="0077365B" w:rsidRDefault="004507E3" w:rsidP="007A273C">
      <w:pPr>
        <w:spacing w:before="120" w:after="120"/>
        <w:ind w:firstLine="720"/>
      </w:pPr>
      <w:r>
        <w:t>Soil structure</w:t>
      </w:r>
      <w:r w:rsidR="00592881">
        <w:t>, which describes the specific arrangement of primary soil particles</w:t>
      </w:r>
      <w:r w:rsidR="00985EE3">
        <w:t xml:space="preserve"> into secondary units,</w:t>
      </w:r>
      <w:r w:rsidR="008E6CF5">
        <w:t xml:space="preserve"> is not incorporated into</w:t>
      </w:r>
      <w:r w:rsidR="006919AC">
        <w:t xml:space="preserve"> most</w:t>
      </w:r>
      <w:r w:rsidR="008E6CF5">
        <w:t xml:space="preserve"> </w:t>
      </w:r>
      <w:r>
        <w:t>current PTFs</w:t>
      </w:r>
      <w:r w:rsidR="008E6CF5">
        <w:t xml:space="preserve"> and </w:t>
      </w:r>
      <w:r w:rsidR="00E33259">
        <w:t xml:space="preserve">thus </w:t>
      </w:r>
      <w:r w:rsidR="008E6CF5">
        <w:t>represent</w:t>
      </w:r>
      <w:r w:rsidR="00E33259">
        <w:t>s</w:t>
      </w:r>
      <w:r w:rsidR="008E6CF5">
        <w:t xml:space="preserve"> a</w:t>
      </w:r>
      <w:r w:rsidR="00CE20B6">
        <w:t xml:space="preserve"> second</w:t>
      </w:r>
      <w:r w:rsidR="00E33259">
        <w:t xml:space="preserve"> potential</w:t>
      </w:r>
      <w:r w:rsidR="008E6CF5">
        <w:t xml:space="preserve"> reason that </w:t>
      </w:r>
      <w:r w:rsidR="00E33259">
        <w:t xml:space="preserve">existing </w:t>
      </w:r>
      <w:r w:rsidR="00EC3909">
        <w:t>functions</w:t>
      </w:r>
      <w:r>
        <w:t xml:space="preserve"> </w:t>
      </w:r>
      <w:r w:rsidR="00D744A4">
        <w:t>can</w:t>
      </w:r>
      <w:r>
        <w:t xml:space="preserve"> prov</w:t>
      </w:r>
      <w:r w:rsidR="00EF565B">
        <w:t xml:space="preserve">e inadequate for estimating </w:t>
      </w:r>
      <w:proofErr w:type="spellStart"/>
      <w:r w:rsidR="00EF565B">
        <w:t>K</w:t>
      </w:r>
      <w:r w:rsidR="00EF565B" w:rsidRPr="009A7161">
        <w:rPr>
          <w:vertAlign w:val="subscript"/>
        </w:rPr>
        <w:t>fs</w:t>
      </w:r>
      <w:proofErr w:type="spellEnd"/>
      <w:r>
        <w:t xml:space="preserve">. </w:t>
      </w:r>
      <w:r w:rsidR="00CE20B6">
        <w:t xml:space="preserve">Structure </w:t>
      </w:r>
      <w:r w:rsidR="00D744A4">
        <w:t>often</w:t>
      </w:r>
      <w:r w:rsidR="00CE20B6">
        <w:t xml:space="preserve"> result</w:t>
      </w:r>
      <w:r w:rsidR="00D744A4">
        <w:t>s</w:t>
      </w:r>
      <w:r w:rsidR="00CE20B6">
        <w:t xml:space="preserve"> in larger, better connected, and more easily drained pores, which can enhance the flow of water and gases through soils</w:t>
      </w:r>
      <w:r w:rsidR="00CF698C">
        <w:t xml:space="preserve"> </w:t>
      </w:r>
      <w:r w:rsidR="00CF698C">
        <w:fldChar w:fldCharType="begin"/>
      </w:r>
      <w:r w:rsidR="00EC1342">
        <w:instrText xml:space="preserve"> ADDIN EN.CITE &lt;EndNote&gt;&lt;Cite&gt;&lt;Author&gt;Horn&lt;/Author&gt;&lt;Year&gt;2005&lt;/Year&gt;&lt;RecNum&gt;7517&lt;/RecNum&gt;&lt;DisplayText&gt;(Horn and Smucker, 2005)&lt;/DisplayText&gt;&lt;record&gt;&lt;rec-number&gt;7517&lt;/rec-number&gt;&lt;foreign-keys&gt;&lt;key app="EN" db-id="x2ddzvadmrpetqerdx3pw2pi5df2r2ptrp5r" timestamp="1525965011"&gt;7517&lt;/key&gt;&lt;key app="ENWeb" db-id=""&gt;0&lt;/key&gt;&lt;/foreign-keys&gt;&lt;ref-type name="Journal Article"&gt;17&lt;/ref-type&gt;&lt;contributors&gt;&lt;authors&gt;&lt;author&gt;Horn, Rainer&lt;/author&gt;&lt;author&gt;Smucker, A&lt;/author&gt;&lt;/authors&gt;&lt;/contributors&gt;&lt;titles&gt;&lt;title&gt;Structure formation and its consequences for gas and water transport in unsaturated arable and forest soils&lt;/title&gt;&lt;secondary-title&gt;Soil and Tillage Research&lt;/secondary-title&gt;&lt;/titles&gt;&lt;periodical&gt;&lt;full-title&gt;Soil and Tillage Research&lt;/full-title&gt;&lt;/periodical&gt;&lt;pages&gt;5-14&lt;/pages&gt;&lt;volume&gt;82&lt;/volume&gt;&lt;number&gt;1&lt;/number&gt;&lt;dates&gt;&lt;year&gt;2005&lt;/year&gt;&lt;/dates&gt;&lt;isbn&gt;0167-1987&lt;/isbn&gt;&lt;urls&gt;&lt;/urls&gt;&lt;/record&gt;&lt;/Cite&gt;&lt;/EndNote&gt;</w:instrText>
      </w:r>
      <w:r w:rsidR="00CF698C">
        <w:fldChar w:fldCharType="separate"/>
      </w:r>
      <w:r w:rsidR="00CF698C">
        <w:rPr>
          <w:noProof/>
        </w:rPr>
        <w:t>(Horn and Smucker, 2005)</w:t>
      </w:r>
      <w:r w:rsidR="00CF698C">
        <w:fldChar w:fldCharType="end"/>
      </w:r>
      <w:r w:rsidR="00CE20B6">
        <w:t xml:space="preserve">. </w:t>
      </w:r>
      <w:r w:rsidR="00E42425">
        <w:fldChar w:fldCharType="begin"/>
      </w:r>
      <w:r w:rsidR="00EC1342">
        <w:instrText xml:space="preserve"> ADDIN EN.CITE &lt;EndNote&gt;&lt;Cite AuthorYear="1"&gt;&lt;Author&gt;Lin&lt;/Author&gt;&lt;Year&gt;1999&lt;/Year&gt;&lt;RecNum&gt;8446&lt;/RecNum&gt;&lt;DisplayText&gt;Lin et al. (1999)&lt;/DisplayText&gt;&lt;record&gt;&lt;rec-number&gt;8446&lt;/rec-number&gt;&lt;foreign-keys&gt;&lt;key app="EN" db-id="x2ddzvadmrpetqerdx3pw2pi5df2r2ptrp5r" timestamp="1553890685"&gt;8446&lt;/key&gt;&lt;key app="ENWeb" db-id=""&gt;0&lt;/key&gt;&lt;/foreign-keys&gt;&lt;ref-type name="Journal Article"&gt;17&lt;/ref-type&gt;&lt;contributors&gt;&lt;authors&gt;&lt;author&gt;Lin, HS&lt;/author&gt;&lt;author&gt;McInnes, KJ&lt;/author&gt;&lt;author&gt;Wilding, LP&lt;/author&gt;&lt;author&gt;Hallmark, CT&lt;/author&gt;&lt;/authors&gt;&lt;/contributors&gt;&lt;titles&gt;&lt;title&gt;Effects of soil morphology on hydraulic properties II. Hydraulic pedotransfer functions&lt;/title&gt;&lt;secondary-title&gt;Soil Science Society of America Journal&lt;/secondary-title&gt;&lt;/titles&gt;&lt;periodical&gt;&lt;full-title&gt;Soil Science Society of America Journal&lt;/full-title&gt;&lt;/periodical&gt;&lt;pages&gt;955-961&lt;/pages&gt;&lt;volume&gt;63&lt;/volume&gt;&lt;number&gt;4&lt;/number&gt;&lt;dates&gt;&lt;year&gt;1999&lt;/year&gt;&lt;/dates&gt;&lt;isbn&gt;1435-0661&lt;/isbn&gt;&lt;urls&gt;&lt;/urls&gt;&lt;/record&gt;&lt;/Cite&gt;&lt;/EndNote&gt;</w:instrText>
      </w:r>
      <w:r w:rsidR="00E42425">
        <w:fldChar w:fldCharType="separate"/>
      </w:r>
      <w:r w:rsidR="00E42425">
        <w:rPr>
          <w:noProof/>
        </w:rPr>
        <w:t>Lin et al. (1999)</w:t>
      </w:r>
      <w:r w:rsidR="00E42425">
        <w:fldChar w:fldCharType="end"/>
      </w:r>
      <w:r w:rsidR="007D2062">
        <w:t xml:space="preserve"> developed a set of PTFs that included soil morphological data including soil </w:t>
      </w:r>
      <w:proofErr w:type="spellStart"/>
      <w:r w:rsidR="007D2062">
        <w:t>ped</w:t>
      </w:r>
      <w:proofErr w:type="spellEnd"/>
      <w:r w:rsidR="007D2062">
        <w:t xml:space="preserve"> grade and type and </w:t>
      </w:r>
      <w:proofErr w:type="spellStart"/>
      <w:r w:rsidR="007D2062">
        <w:t>macropore</w:t>
      </w:r>
      <w:proofErr w:type="spellEnd"/>
      <w:r w:rsidR="007D2062">
        <w:t xml:space="preserve"> </w:t>
      </w:r>
      <w:r w:rsidR="007D2062">
        <w:lastRenderedPageBreak/>
        <w:t xml:space="preserve">quantity and type, and found that those descriptors improved predictions of </w:t>
      </w:r>
      <w:proofErr w:type="spellStart"/>
      <w:r w:rsidR="007D2062">
        <w:t>K</w:t>
      </w:r>
      <w:r w:rsidR="007D2062" w:rsidRPr="006919AC">
        <w:rPr>
          <w:vertAlign w:val="subscript"/>
        </w:rPr>
        <w:t>fs</w:t>
      </w:r>
      <w:proofErr w:type="spellEnd"/>
      <w:r w:rsidR="007D2062">
        <w:t xml:space="preserve">. </w:t>
      </w:r>
      <w:r w:rsidR="00F862DC">
        <w:fldChar w:fldCharType="begin"/>
      </w:r>
      <w:r w:rsidR="00EC1342">
        <w:instrText xml:space="preserve"> ADDIN EN.CITE &lt;EndNote&gt;&lt;Cite AuthorYear="1"&gt;&lt;Author&gt;Wagner&lt;/Author&gt;&lt;Year&gt;2001&lt;/Year&gt;&lt;RecNum&gt;8448&lt;/RecNum&gt;&lt;DisplayText&gt;Wagner et al. (2001)&lt;/DisplayText&gt;&lt;record&gt;&lt;rec-number&gt;8448&lt;/rec-number&gt;&lt;foreign-keys&gt;&lt;key app="EN" db-id="x2ddzvadmrpetqerdx3pw2pi5df2r2ptrp5r" timestamp="1553890690"&gt;8448&lt;/key&gt;&lt;key app="ENWeb" db-id=""&gt;0&lt;/key&gt;&lt;/foreign-keys&gt;&lt;ref-type name="Journal Article"&gt;17&lt;/ref-type&gt;&lt;contributors&gt;&lt;authors&gt;&lt;author&gt;Wagner, B&lt;/author&gt;&lt;author&gt;Tarnawski, VR&lt;/author&gt;&lt;author&gt;Hennings, V&lt;/author&gt;&lt;author&gt;Müller, U&lt;/author&gt;&lt;author&gt;Wessolek, G&lt;/author&gt;&lt;author&gt;Plagge, R&lt;/author&gt;&lt;/authors&gt;&lt;/contributors&gt;&lt;titles&gt;&lt;title&gt;Evaluation of pedo-transfer functions for unsaturated soil hydraulic conductivity using an independent data set&lt;/title&gt;&lt;secondary-title&gt;Geoderma&lt;/secondary-title&gt;&lt;/titles&gt;&lt;periodical&gt;&lt;full-title&gt;Geoderma&lt;/full-title&gt;&lt;/periodical&gt;&lt;pages&gt;275-297&lt;/pages&gt;&lt;volume&gt;102&lt;/volume&gt;&lt;number&gt;3-4&lt;/number&gt;&lt;dates&gt;&lt;year&gt;2001&lt;/year&gt;&lt;/dates&gt;&lt;isbn&gt;0016-7061&lt;/isbn&gt;&lt;urls&gt;&lt;/urls&gt;&lt;/record&gt;&lt;/Cite&gt;&lt;/EndNote&gt;</w:instrText>
      </w:r>
      <w:r w:rsidR="00F862DC">
        <w:fldChar w:fldCharType="separate"/>
      </w:r>
      <w:r w:rsidR="00F862DC">
        <w:rPr>
          <w:noProof/>
        </w:rPr>
        <w:t>Wagner et al. (2001)</w:t>
      </w:r>
      <w:r w:rsidR="00F862DC">
        <w:fldChar w:fldCharType="end"/>
      </w:r>
      <w:r w:rsidR="00E42425">
        <w:t xml:space="preserve"> also found that soil structure influences predictions of </w:t>
      </w:r>
      <w:proofErr w:type="spellStart"/>
      <w:r w:rsidR="00E42425">
        <w:t>K</w:t>
      </w:r>
      <w:r w:rsidR="00E42425" w:rsidRPr="006919AC">
        <w:rPr>
          <w:vertAlign w:val="subscript"/>
        </w:rPr>
        <w:t>fs</w:t>
      </w:r>
      <w:proofErr w:type="spellEnd"/>
      <w:r w:rsidR="00E42425">
        <w:t>, though</w:t>
      </w:r>
      <w:r w:rsidR="006919AC">
        <w:t xml:space="preserve"> those authors argued against including morphological data since </w:t>
      </w:r>
      <w:r w:rsidR="00E42425">
        <w:t xml:space="preserve">their </w:t>
      </w:r>
      <w:r w:rsidR="006919AC">
        <w:t xml:space="preserve">particular </w:t>
      </w:r>
      <w:r w:rsidR="00E42425">
        <w:t xml:space="preserve">focus was on </w:t>
      </w:r>
      <w:r w:rsidR="006919AC">
        <w:t xml:space="preserve">predicting </w:t>
      </w:r>
      <w:r w:rsidR="00E42425">
        <w:t xml:space="preserve">unsaturated hydraulic conductivity </w:t>
      </w:r>
      <w:r w:rsidR="006919AC">
        <w:t>values</w:t>
      </w:r>
      <w:r w:rsidR="00E42425">
        <w:t xml:space="preserve">. </w:t>
      </w:r>
      <w:r w:rsidR="00985EE3">
        <w:t>The role of structure may be particularly important in urban environments, where structure may be altered or destroyed via compaction, regrading, fill materials, etc.</w:t>
      </w:r>
      <w:r w:rsidR="00CF698C">
        <w:t xml:space="preserve"> </w:t>
      </w:r>
      <w:r w:rsidR="00CF698C">
        <w:fldChar w:fldCharType="begin">
          <w:fldData xml:space="preserve">PEVuZE5vdGU+PENpdGU+PEF1dGhvcj5CYXRleTwvQXV0aG9yPjxZZWFyPjIwMDk8L1llYXI+PFJl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</w:fldData>
        </w:fldChar>
      </w:r>
      <w:r w:rsidR="001039B9">
        <w:instrText xml:space="preserve"> ADDIN EN.CITE </w:instrText>
      </w:r>
      <w:r w:rsidR="001039B9">
        <w:fldChar w:fldCharType="begin">
          <w:fldData xml:space="preserve">PEVuZE5vdGU+PENpdGU+PEF1dGhvcj5CYXRleTwvQXV0aG9yPjxZZWFyPjIwMDk8L1llYXI+PFJl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</w:fldData>
        </w:fldChar>
      </w:r>
      <w:r w:rsidR="001039B9">
        <w:instrText xml:space="preserve"> ADDIN EN.CITE.DATA </w:instrText>
      </w:r>
      <w:r w:rsidR="001039B9">
        <w:fldChar w:fldCharType="end"/>
      </w:r>
      <w:r w:rsidR="00CF698C">
        <w:fldChar w:fldCharType="separate"/>
      </w:r>
      <w:r w:rsidR="001039B9">
        <w:rPr>
          <w:noProof/>
        </w:rPr>
        <w:t>(Batey, 2009; Herrmann et al., 2018; Shuster et al., 2015)</w:t>
      </w:r>
      <w:r w:rsidR="00CF698C">
        <w:fldChar w:fldCharType="end"/>
      </w:r>
      <w:r w:rsidR="00CF698C">
        <w:t>.</w:t>
      </w:r>
      <w:r w:rsidR="00985EE3">
        <w:t xml:space="preserve"> </w:t>
      </w:r>
    </w:p>
    <w:p w14:paraId="0191C1DC" w14:textId="6202B44E" w:rsidR="00BC103A" w:rsidRDefault="0077365B" w:rsidP="007A273C">
      <w:pPr>
        <w:spacing w:before="120" w:after="120"/>
        <w:ind w:firstLine="720"/>
      </w:pPr>
      <w:r>
        <w:t>Soil</w:t>
      </w:r>
      <w:r w:rsidR="00306FFE">
        <w:t xml:space="preserve"> structure can be difficult to quantitatively describe </w:t>
      </w:r>
      <w:r w:rsidR="00DB3CBD">
        <w:fldChar w:fldCharType="begin"/>
      </w:r>
      <w:r w:rsidR="00EC1342">
        <w:instrText xml:space="preserve"> ADDIN EN.CITE &lt;EndNote&gt;&lt;Cite&gt;&lt;Author&gt;Eck&lt;/Author&gt;&lt;Year&gt;2016&lt;/Year&gt;&lt;RecNum&gt;4295&lt;/RecNum&gt;&lt;DisplayText&gt;(Eck et al., 2016)&lt;/DisplayText&gt;&lt;record&gt;&lt;rec-number&gt;4295&lt;/rec-number&gt;&lt;foreign-keys&gt;&lt;key app="EN" db-id="x2ddzvadmrpetqerdx3pw2pi5df2r2ptrp5r" timestamp="1471572981"&gt;4295&lt;/key&gt;&lt;key app="ENWeb" db-id=""&gt;0&lt;/key&gt;&lt;/foreign-keys&gt;&lt;ref-type name="Journal Article"&gt;17&lt;/ref-type&gt;&lt;contributors&gt;&lt;authors&gt;&lt;author&gt;Eck, Dennis V.&lt;/author&gt;&lt;author&gt;Qin, Mingming&lt;/author&gt;&lt;author&gt;Hirmas, Daniel R.&lt;/author&gt;&lt;author&gt;Giménez, Daniel&lt;/author&gt;&lt;author&gt;Brunsell, Nathaniel A.&lt;/author&gt;&lt;/authors&gt;&lt;/contributors&gt;&lt;titles&gt;&lt;title&gt;Relating Quantitative Soil Structure Metrics to Saturated Hydraulic Conductivity&lt;/title&gt;&lt;secondary-title&gt;Vadose Zone Journal&lt;/secondary-title&gt;&lt;/titles&gt;&lt;periodical&gt;&lt;full-title&gt;Vadose Zone Journal&lt;/full-title&gt;&lt;/periodical&gt;&lt;pages&gt;0&lt;/pages&gt;&lt;volume&gt;15&lt;/volume&gt;&lt;number&gt;1&lt;/number&gt;&lt;dates&gt;&lt;year&gt;2016&lt;/year&gt;&lt;/dates&gt;&lt;isbn&gt;1539-1663&lt;/isbn&gt;&lt;urls&gt;&lt;/urls&gt;&lt;electronic-resource-num&gt;10.2136/vzj2015.05.0083&lt;/electronic-resource-num&gt;&lt;/record&gt;&lt;/Cite&gt;&lt;/EndNote&gt;</w:instrText>
      </w:r>
      <w:r w:rsidR="00DB3CBD">
        <w:fldChar w:fldCharType="separate"/>
      </w:r>
      <w:r w:rsidR="00DB3CBD">
        <w:rPr>
          <w:noProof/>
        </w:rPr>
        <w:t>(Eck et al., 2016)</w:t>
      </w:r>
      <w:r w:rsidR="00DB3CBD">
        <w:fldChar w:fldCharType="end"/>
      </w:r>
      <w:r w:rsidR="00F27A81">
        <w:t xml:space="preserve"> or incorporate into large-scale models </w:t>
      </w:r>
      <w:r w:rsidR="00F27A81">
        <w:fldChar w:fldCharType="begin"/>
      </w:r>
      <w:r w:rsidR="00EC1342">
        <w:instrText xml:space="preserve"> ADDIN EN.CITE &lt;EndNote&gt;&lt;Cite&gt;&lt;Author&gt;Van Looy&lt;/Author&gt;&lt;Year&gt;2017&lt;/Year&gt;&lt;RecNum&gt;6786&lt;/RecNum&gt;&lt;DisplayText&gt;(Van Looy et al., 2017)&lt;/DisplayText&gt;&lt;record&gt;&lt;rec-number&gt;6786&lt;/rec-number&gt;&lt;foreign-keys&gt;&lt;key app="EN" db-id="x2ddzvadmrpetqerdx3pw2pi5df2r2ptrp5r" timestamp="1512766044"&gt;6786&lt;/key&gt;&lt;key app="ENWeb" db-id=""&gt;0&lt;/key&gt;&lt;/foreign-keys&gt;&lt;ref-type name="Journal Article"&gt;17&lt;/ref-type&gt;&lt;contributors&gt;&lt;authors&gt;&lt;author&gt;Van Looy, Kris&lt;/author&gt;&lt;author&gt;Bouma, Johan&lt;/author&gt;&lt;author&gt;Herbst, Michael&lt;/author&gt;&lt;author&gt;Koestel, John&lt;/author&gt;&lt;author&gt;Minasny, Budiman&lt;/author&gt;&lt;author&gt;Mishra, Umakant&lt;/author&gt;&lt;author&gt;Montzka, Carsten&lt;/author&gt;&lt;author&gt;Nemes, Attila&lt;/author&gt;&lt;author&gt;Pachepsky, Yakov&lt;/author&gt;&lt;author&gt;Padarian, José&lt;/author&gt;&lt;author&gt;Schaap, Marcel&lt;/author&gt;&lt;author&gt;Tóth, Brigitta&lt;/author&gt;&lt;author&gt;Verhoef, Anne&lt;/author&gt;&lt;author&gt;Vanderborght, Jan&lt;/author&gt;&lt;author&gt;van der Ploeg, Martine&lt;/author&gt;&lt;author&gt;Weihermüller, Lutz&lt;/author&gt;&lt;author&gt;Zacharias, Steffen&lt;/author&gt;&lt;author&gt;Zhang, Yonggen&lt;/author&gt;&lt;author&gt;Vereecken, Harry&lt;/author&gt;&lt;/authors&gt;&lt;/contributors&gt;&lt;titles&gt;&lt;title&gt;Pedotransfer functions in Earth system science: challenges and perspectives&lt;/title&gt;&lt;secondary-title&gt;Reviews of Geophysics&lt;/secondary-title&gt;&lt;/titles&gt;&lt;periodical&gt;&lt;full-title&gt;Reviews of Geophysics&lt;/full-title&gt;&lt;/periodical&gt;&lt;dates&gt;&lt;year&gt;2017&lt;/year&gt;&lt;/dates&gt;&lt;isbn&gt;87551209&lt;/isbn&gt;&lt;urls&gt;&lt;/urls&gt;&lt;electronic-resource-num&gt;10.1002/2017rg000581&lt;/electronic-resource-num&gt;&lt;/record&gt;&lt;/Cite&gt;&lt;/EndNote&gt;</w:instrText>
      </w:r>
      <w:r w:rsidR="00F27A81">
        <w:fldChar w:fldCharType="separate"/>
      </w:r>
      <w:r w:rsidR="00F27A81">
        <w:rPr>
          <w:noProof/>
        </w:rPr>
        <w:t>(Van Looy et al., 2017)</w:t>
      </w:r>
      <w:r w:rsidR="00F27A81">
        <w:fldChar w:fldCharType="end"/>
      </w:r>
      <w:r>
        <w:t xml:space="preserve">; however, </w:t>
      </w:r>
      <w:r w:rsidR="00306FFE">
        <w:t xml:space="preserve">the National Cooperative Soil Survey provides qualitative descriptions of soil structure within soil series descriptions </w:t>
      </w:r>
      <w:r w:rsidR="00DB3CBD">
        <w:fldChar w:fldCharType="begin"/>
      </w:r>
      <w:r w:rsidR="00EC1342">
        <w:instrText xml:space="preserve"> ADDIN EN.CITE &lt;EndNote&gt;&lt;Cite&gt;&lt;Author&gt;NCSS&lt;/Author&gt;&lt;Year&gt;2019&lt;/Year&gt;&lt;RecNum&gt;8290&lt;/RecNum&gt;&lt;DisplayText&gt;(NCSS, 2019)&lt;/DisplayText&gt;&lt;record&gt;&lt;rec-number&gt;8290&lt;/rec-number&gt;&lt;foreign-keys&gt;&lt;key app="EN" db-id="x2ddzvadmrpetqerdx3pw2pi5df2r2ptrp5r" timestamp="1547913418"&gt;8290&lt;/key&gt;&lt;/foreign-keys&gt;&lt;ref-type name="Dataset"&gt;59&lt;/ref-type&gt;&lt;contributors&gt;&lt;authors&gt;&lt;author&gt;NCSS&lt;/author&gt;&lt;/authors&gt;&lt;secondary-authors&gt;&lt;author&gt;USDA NRCS&lt;/author&gt;&lt;/secondary-authors&gt;&lt;/contributors&gt;&lt;titles&gt;&lt;title&gt;National Cooperative Soil Survey Characterization Database&lt;/title&gt;&lt;/titles&gt;&lt;dates&gt;&lt;year&gt;2019&lt;/year&gt;&lt;/dates&gt;&lt;urls&gt;&lt;related-urls&gt;&lt;url&gt;http://ncsslabdatamart.sc.egov.usda.gov/&lt;/url&gt;&lt;/related-urls&gt;&lt;/urls&gt;&lt;access-date&gt;January 19, 2019&lt;/access-date&gt;&lt;/record&gt;&lt;/Cite&gt;&lt;/EndNote&gt;</w:instrText>
      </w:r>
      <w:r w:rsidR="00DB3CBD">
        <w:fldChar w:fldCharType="separate"/>
      </w:r>
      <w:r w:rsidR="00DB3CBD">
        <w:rPr>
          <w:noProof/>
        </w:rPr>
        <w:t>(NCSS, 2019)</w:t>
      </w:r>
      <w:r w:rsidR="00DB3CBD">
        <w:fldChar w:fldCharType="end"/>
      </w:r>
      <w:r w:rsidR="00306FFE">
        <w:t xml:space="preserve">. </w:t>
      </w:r>
      <w:r w:rsidR="00DB3CBD">
        <w:t xml:space="preserve">These descriptions include </w:t>
      </w:r>
      <w:r w:rsidR="00045552">
        <w:t xml:space="preserve">type, grade, and class. Type describes the arrangement and geometry of soil </w:t>
      </w:r>
      <w:proofErr w:type="spellStart"/>
      <w:r w:rsidR="00045552">
        <w:t>peds</w:t>
      </w:r>
      <w:proofErr w:type="spellEnd"/>
      <w:r w:rsidR="00045552">
        <w:t xml:space="preserve">, and includes categories such as granular, blocky, and platy. Grade describes the prominence of the structural features, while class conveys the size of the </w:t>
      </w:r>
      <w:proofErr w:type="spellStart"/>
      <w:r w:rsidR="00045552">
        <w:t>peds</w:t>
      </w:r>
      <w:proofErr w:type="spellEnd"/>
      <w:r w:rsidR="00045552">
        <w:t xml:space="preserve">. </w:t>
      </w:r>
      <w:r w:rsidR="00140D8F">
        <w:t xml:space="preserve">Taken together, this information can convey information about the size and connectivity of </w:t>
      </w:r>
      <w:proofErr w:type="spellStart"/>
      <w:r w:rsidR="00140D8F">
        <w:t>flowpaths</w:t>
      </w:r>
      <w:proofErr w:type="spellEnd"/>
      <w:r w:rsidR="00140D8F">
        <w:t xml:space="preserve"> </w:t>
      </w:r>
      <w:r w:rsidR="00F27A81">
        <w:t xml:space="preserve">in the soil, and have successful been incorporated into PTFs for soil water retention </w:t>
      </w:r>
      <w:r w:rsidR="00F27A81">
        <w:fldChar w:fldCharType="begin"/>
      </w:r>
      <w:r w:rsidR="00EC1342">
        <w:instrText xml:space="preserve"> ADDIN EN.CITE &lt;EndNote&gt;&lt;Cite&gt;&lt;Author&gt;Pachepsky&lt;/Author&gt;&lt;Year&gt;2003&lt;/Year&gt;&lt;RecNum&gt;1344&lt;/RecNum&gt;&lt;DisplayText&gt;(Pachepsky and Rawls, 2003)&lt;/DisplayText&gt;&lt;record&gt;&lt;rec-number&gt;1344&lt;/rec-number&gt;&lt;foreign-keys&gt;&lt;key app="EN" db-id="x2ddzvadmrpetqerdx3pw2pi5df2r2ptrp5r" timestamp="1471479920"&gt;1344&lt;/key&gt;&lt;key app="ENWeb" db-id=""&gt;0&lt;/key&gt;&lt;/foreign-keys&gt;&lt;ref-type name="Journal Article"&gt;17&lt;/ref-type&gt;&lt;contributors&gt;&lt;authors&gt;&lt;author&gt;Pachepsky, Y. A.&lt;/author&gt;&lt;author&gt;Rawls, W. J.&lt;/author&gt;&lt;/authors&gt;&lt;/contributors&gt;&lt;titles&gt;&lt;title&gt;Soil structure and pedotransfer functions&lt;/title&gt;&lt;secondary-title&gt;European Journal of Soil Science&lt;/secondary-title&gt;&lt;/titles&gt;&lt;periodical&gt;&lt;full-title&gt;European Journal of Soil Science&lt;/full-title&gt;&lt;/periodical&gt;&lt;pages&gt;443-452&lt;/pages&gt;&lt;volume&gt;54&lt;/volume&gt;&lt;number&gt;3&lt;/number&gt;&lt;dates&gt;&lt;year&gt;2003&lt;/year&gt;&lt;/dates&gt;&lt;publisher&gt;Blackwell Science Ltd&lt;/publisher&gt;&lt;isbn&gt;1365-2389&lt;/isbn&gt;&lt;urls&gt;&lt;related-urls&gt;&lt;url&gt;http://dx.doi.org/10.1046/j.1365-2389.2003.00485.x&lt;/url&gt;&lt;/related-urls&gt;&lt;/urls&gt;&lt;electronic-resource-num&gt;10.1046/j.1365-2389.2003.00485.x&lt;/electronic-resource-num&gt;&lt;/record&gt;&lt;/Cite&gt;&lt;/EndNote&gt;</w:instrText>
      </w:r>
      <w:r w:rsidR="00F27A81">
        <w:fldChar w:fldCharType="separate"/>
      </w:r>
      <w:r w:rsidR="00F27A81">
        <w:rPr>
          <w:noProof/>
        </w:rPr>
        <w:t>(Pachepsky and Rawls, 2003)</w:t>
      </w:r>
      <w:r w:rsidR="00F27A81">
        <w:fldChar w:fldCharType="end"/>
      </w:r>
      <w:r w:rsidR="00F27A81">
        <w:t>.</w:t>
      </w:r>
      <w:r w:rsidR="00140D8F">
        <w:t xml:space="preserve"> </w:t>
      </w:r>
      <w:r w:rsidR="00F27A81">
        <w:t>We posit here tha</w:t>
      </w:r>
      <w:r>
        <w:t>t incorporat</w:t>
      </w:r>
      <w:r w:rsidR="00380904">
        <w:t xml:space="preserve">ing </w:t>
      </w:r>
      <w:r>
        <w:t>soil structural information, specifically soil structure type,</w:t>
      </w:r>
      <w:r w:rsidR="00380904">
        <w:t xml:space="preserve"> into </w:t>
      </w:r>
      <w:r w:rsidR="00EF565B">
        <w:t xml:space="preserve">PTF </w:t>
      </w:r>
      <w:r w:rsidR="00380904">
        <w:t xml:space="preserve">models will improve </w:t>
      </w:r>
      <w:r w:rsidR="00EF565B">
        <w:t xml:space="preserve">predictions of </w:t>
      </w:r>
      <w:proofErr w:type="spellStart"/>
      <w:r w:rsidR="00EF565B">
        <w:t>K</w:t>
      </w:r>
      <w:r w:rsidR="00EF565B" w:rsidRPr="009A7161">
        <w:rPr>
          <w:vertAlign w:val="subscript"/>
        </w:rPr>
        <w:t>fs</w:t>
      </w:r>
      <w:proofErr w:type="spellEnd"/>
      <w:r w:rsidR="00140D8F">
        <w:t xml:space="preserve">. </w:t>
      </w:r>
    </w:p>
    <w:p w14:paraId="4B332AE5" w14:textId="114B7A4A" w:rsidR="007A273C" w:rsidRDefault="00380904" w:rsidP="006C7497">
      <w:pPr>
        <w:spacing w:before="120" w:after="120"/>
        <w:ind w:firstLine="720"/>
      </w:pPr>
      <w:r>
        <w:t>Based on the shortcomings of current PTF models for estimating hydraulic conductivity in urban soils, t</w:t>
      </w:r>
      <w:r w:rsidR="00BC103A">
        <w:t>his study had two main objectives:</w:t>
      </w:r>
      <w:r w:rsidR="00BC103A" w:rsidRPr="006C7497">
        <w:t xml:space="preserve"> </w:t>
      </w:r>
      <w:r w:rsidR="006C7497" w:rsidRPr="006C7497">
        <w:t xml:space="preserve">1) develop a </w:t>
      </w:r>
      <w:r w:rsidR="008321CC">
        <w:t xml:space="preserve">set of </w:t>
      </w:r>
      <w:proofErr w:type="spellStart"/>
      <w:r w:rsidR="006C7497" w:rsidRPr="006C7497">
        <w:t>pedotransfer</w:t>
      </w:r>
      <w:proofErr w:type="spellEnd"/>
      <w:r w:rsidR="006C7497" w:rsidRPr="006C7497">
        <w:t xml:space="preserve"> function</w:t>
      </w:r>
      <w:r w:rsidR="008321CC">
        <w:t>s</w:t>
      </w:r>
      <w:r w:rsidR="006C7497" w:rsidRPr="006C7497">
        <w:t xml:space="preserve"> that accurately predicts field-saturated hydraulic conductivity</w:t>
      </w:r>
      <w:r w:rsidR="00EF565B">
        <w:t xml:space="preserve">, </w:t>
      </w:r>
      <w:proofErr w:type="spellStart"/>
      <w:r w:rsidR="00EF565B">
        <w:t>K</w:t>
      </w:r>
      <w:r w:rsidR="00EF565B" w:rsidRPr="00EF565B">
        <w:rPr>
          <w:vertAlign w:val="subscript"/>
        </w:rPr>
        <w:t>fs</w:t>
      </w:r>
      <w:proofErr w:type="spellEnd"/>
      <w:r w:rsidR="00EF565B">
        <w:t>,</w:t>
      </w:r>
      <w:r w:rsidR="006C7497" w:rsidRPr="006C7497">
        <w:t xml:space="preserve"> using a novel dataset collected in twelve U.S. cities, and 2) validate the predictive capability of this model by comparing it to measured </w:t>
      </w:r>
      <w:proofErr w:type="spellStart"/>
      <w:r w:rsidR="00EF565B">
        <w:t>K</w:t>
      </w:r>
      <w:r w:rsidR="00EF565B" w:rsidRPr="00EF565B">
        <w:rPr>
          <w:vertAlign w:val="subscript"/>
        </w:rPr>
        <w:t>fs</w:t>
      </w:r>
      <w:proofErr w:type="spellEnd"/>
      <w:r w:rsidR="006C7497" w:rsidRPr="006C7497">
        <w:t xml:space="preserve"> values reported in </w:t>
      </w:r>
      <w:r w:rsidR="005D48DF">
        <w:rPr>
          <w:rFonts w:hint="eastAsia"/>
        </w:rPr>
        <w:t>four</w:t>
      </w:r>
      <w:r w:rsidR="006C7497" w:rsidRPr="006C7497">
        <w:t xml:space="preserve"> other studies on urban systems.</w:t>
      </w:r>
    </w:p>
    <w:p w14:paraId="3577BA33" w14:textId="77777777" w:rsidR="006C7497" w:rsidRPr="0032031E" w:rsidRDefault="006C7497" w:rsidP="006C7497">
      <w:pPr>
        <w:pStyle w:val="1"/>
      </w:pPr>
      <w:r w:rsidRPr="0032031E">
        <w:rPr>
          <w:rFonts w:hint="eastAsia"/>
        </w:rPr>
        <w:lastRenderedPageBreak/>
        <w:t>2. Methods</w:t>
      </w:r>
    </w:p>
    <w:p w14:paraId="4D2EF3E5" w14:textId="2F2455B6" w:rsidR="006C7497" w:rsidRPr="0032031E" w:rsidRDefault="006C7497" w:rsidP="006C7497">
      <w:pPr>
        <w:spacing w:before="120" w:after="120"/>
        <w:rPr>
          <w:b/>
        </w:rPr>
      </w:pPr>
      <w:r w:rsidRPr="0032031E">
        <w:rPr>
          <w:rFonts w:hint="eastAsia"/>
          <w:b/>
        </w:rPr>
        <w:t xml:space="preserve">2.1 </w:t>
      </w:r>
      <w:r>
        <w:rPr>
          <w:rFonts w:hint="eastAsia"/>
          <w:b/>
        </w:rPr>
        <w:t>Urban s</w:t>
      </w:r>
      <w:r w:rsidRPr="0032031E">
        <w:rPr>
          <w:rFonts w:hint="eastAsia"/>
          <w:b/>
        </w:rPr>
        <w:t xml:space="preserve">oil </w:t>
      </w:r>
      <w:r w:rsidR="00E3700A">
        <w:rPr>
          <w:b/>
        </w:rPr>
        <w:t xml:space="preserve">field-saturated </w:t>
      </w:r>
      <w:r>
        <w:rPr>
          <w:rFonts w:hint="eastAsia"/>
          <w:b/>
        </w:rPr>
        <w:t>hydraulic conductivity (</w:t>
      </w:r>
      <w:proofErr w:type="spellStart"/>
      <w:r>
        <w:rPr>
          <w:rFonts w:hint="eastAsia"/>
          <w:b/>
        </w:rPr>
        <w:t>K</w:t>
      </w:r>
      <w:r w:rsidR="00E3700A" w:rsidRPr="004436CE">
        <w:rPr>
          <w:b/>
          <w:vertAlign w:val="subscript"/>
        </w:rPr>
        <w:t>fs</w:t>
      </w:r>
      <w:proofErr w:type="spellEnd"/>
      <w:r>
        <w:rPr>
          <w:rFonts w:hint="eastAsia"/>
          <w:b/>
        </w:rPr>
        <w:t>) data</w:t>
      </w:r>
      <w:r w:rsidRPr="0032031E">
        <w:rPr>
          <w:rFonts w:hint="eastAsia"/>
          <w:b/>
        </w:rPr>
        <w:t xml:space="preserve"> </w:t>
      </w:r>
    </w:p>
    <w:p w14:paraId="1D4F68F7" w14:textId="1FE39EA0" w:rsidR="006C7497" w:rsidRPr="00C81F73" w:rsidRDefault="003D3F14" w:rsidP="006C7497">
      <w:pPr>
        <w:spacing w:before="120" w:after="120"/>
        <w:ind w:firstLine="720"/>
      </w:pPr>
      <w:r>
        <w:t>F</w:t>
      </w:r>
      <w:r w:rsidR="00E3700A">
        <w:t>ield-</w:t>
      </w:r>
      <w:r w:rsidR="006C7497">
        <w:rPr>
          <w:rFonts w:hint="eastAsia"/>
        </w:rPr>
        <w:t xml:space="preserve">saturated </w:t>
      </w:r>
      <w:r w:rsidR="006C7497" w:rsidRPr="00061345">
        <w:rPr>
          <w:rFonts w:hint="eastAsia"/>
        </w:rPr>
        <w:t>hydraulic conductivity (</w:t>
      </w:r>
      <w:proofErr w:type="spellStart"/>
      <w:r w:rsidR="006C7497" w:rsidRPr="00061345">
        <w:rPr>
          <w:rFonts w:hint="eastAsia"/>
        </w:rPr>
        <w:t>K</w:t>
      </w:r>
      <w:r w:rsidR="00E3700A" w:rsidRPr="004436CE">
        <w:rPr>
          <w:vertAlign w:val="subscript"/>
        </w:rPr>
        <w:t>fs</w:t>
      </w:r>
      <w:proofErr w:type="spellEnd"/>
      <w:r>
        <w:rPr>
          <w:rFonts w:hint="eastAsia"/>
        </w:rPr>
        <w:t xml:space="preserve">) </w:t>
      </w:r>
      <w:r>
        <w:t>values</w:t>
      </w:r>
      <w:r w:rsidR="006C7497" w:rsidRPr="00061345">
        <w:rPr>
          <w:rFonts w:hint="eastAsia"/>
        </w:rPr>
        <w:t xml:space="preserve"> were </w:t>
      </w:r>
      <w:r>
        <w:t>collected from</w:t>
      </w:r>
      <w:r w:rsidR="006C7497" w:rsidRPr="00061345">
        <w:t xml:space="preserve"> </w:t>
      </w:r>
      <w:r w:rsidR="00EF49C9">
        <w:rPr>
          <w:rFonts w:hint="eastAsia"/>
        </w:rPr>
        <w:t>2</w:t>
      </w:r>
      <w:r w:rsidR="00E57006">
        <w:t>86</w:t>
      </w:r>
      <w:r w:rsidR="006C7497" w:rsidRPr="00061345">
        <w:t xml:space="preserve"> </w:t>
      </w:r>
      <w:r w:rsidR="006C7497" w:rsidRPr="00061345">
        <w:rPr>
          <w:rFonts w:hint="eastAsia"/>
        </w:rPr>
        <w:t>u</w:t>
      </w:r>
      <w:r w:rsidR="006C7497" w:rsidRPr="00061345">
        <w:t xml:space="preserve">rban </w:t>
      </w:r>
      <w:r w:rsidR="006C7497" w:rsidRPr="00061345">
        <w:rPr>
          <w:rFonts w:hint="eastAsia"/>
        </w:rPr>
        <w:t>s</w:t>
      </w:r>
      <w:r w:rsidR="006C7497" w:rsidRPr="00061345">
        <w:t xml:space="preserve">oil </w:t>
      </w:r>
      <w:r>
        <w:t>profiles located in</w:t>
      </w:r>
      <w:r w:rsidR="006C7497" w:rsidRPr="00061345">
        <w:t xml:space="preserve"> 1</w:t>
      </w:r>
      <w:r w:rsidR="006C7497" w:rsidRPr="00061345">
        <w:rPr>
          <w:rFonts w:hint="eastAsia"/>
        </w:rPr>
        <w:t>2</w:t>
      </w:r>
      <w:r w:rsidR="006C7497" w:rsidRPr="00061345">
        <w:t xml:space="preserve"> cities</w:t>
      </w:r>
      <w:r w:rsidR="006C7497" w:rsidRPr="00061345">
        <w:rPr>
          <w:rFonts w:hint="eastAsia"/>
        </w:rPr>
        <w:t xml:space="preserve"> (Atlanta</w:t>
      </w:r>
      <w:r>
        <w:t>,</w:t>
      </w:r>
      <w:r w:rsidR="006C7497" w:rsidRPr="00061345">
        <w:rPr>
          <w:rFonts w:hint="eastAsia"/>
        </w:rPr>
        <w:t xml:space="preserve"> GA</w:t>
      </w:r>
      <w:r>
        <w:t>;</w:t>
      </w:r>
      <w:r w:rsidR="006C7497" w:rsidRPr="00061345">
        <w:rPr>
          <w:rFonts w:hint="eastAsia"/>
        </w:rPr>
        <w:t xml:space="preserve"> Camden</w:t>
      </w:r>
      <w:r>
        <w:t>,</w:t>
      </w:r>
      <w:r w:rsidR="006C7497" w:rsidRPr="00061345">
        <w:rPr>
          <w:rFonts w:hint="eastAsia"/>
        </w:rPr>
        <w:t xml:space="preserve"> NJ</w:t>
      </w:r>
      <w:r>
        <w:t>;</w:t>
      </w:r>
      <w:r w:rsidR="006C7497" w:rsidRPr="00061345">
        <w:rPr>
          <w:rFonts w:hint="eastAsia"/>
        </w:rPr>
        <w:t xml:space="preserve"> Cincinnati</w:t>
      </w:r>
      <w:r>
        <w:t>,</w:t>
      </w:r>
      <w:r w:rsidR="006C7497" w:rsidRPr="00061345">
        <w:rPr>
          <w:rFonts w:hint="eastAsia"/>
        </w:rPr>
        <w:t xml:space="preserve"> OH</w:t>
      </w:r>
      <w:r>
        <w:t>;</w:t>
      </w:r>
      <w:r w:rsidR="006C7497" w:rsidRPr="00061345">
        <w:rPr>
          <w:rFonts w:hint="eastAsia"/>
        </w:rPr>
        <w:t xml:space="preserve"> Cleveland</w:t>
      </w:r>
      <w:r>
        <w:t>,</w:t>
      </w:r>
      <w:r w:rsidR="006C7497" w:rsidRPr="00061345">
        <w:rPr>
          <w:rFonts w:hint="eastAsia"/>
        </w:rPr>
        <w:t xml:space="preserve"> OH</w:t>
      </w:r>
      <w:r>
        <w:t>;</w:t>
      </w:r>
      <w:r w:rsidR="006C7497" w:rsidRPr="00061345">
        <w:rPr>
          <w:rFonts w:hint="eastAsia"/>
        </w:rPr>
        <w:t xml:space="preserve"> Detroit</w:t>
      </w:r>
      <w:r>
        <w:t>,</w:t>
      </w:r>
      <w:r w:rsidR="006C7497" w:rsidRPr="00061345">
        <w:rPr>
          <w:rFonts w:hint="eastAsia"/>
        </w:rPr>
        <w:t xml:space="preserve"> MI</w:t>
      </w:r>
      <w:r>
        <w:t>;</w:t>
      </w:r>
      <w:r w:rsidR="006C7497" w:rsidRPr="00061345">
        <w:rPr>
          <w:rFonts w:hint="eastAsia"/>
        </w:rPr>
        <w:t xml:space="preserve"> New</w:t>
      </w:r>
      <w:r>
        <w:t xml:space="preserve"> </w:t>
      </w:r>
      <w:r w:rsidR="006C7497" w:rsidRPr="00061345">
        <w:rPr>
          <w:rFonts w:hint="eastAsia"/>
        </w:rPr>
        <w:t>Orleans</w:t>
      </w:r>
      <w:r>
        <w:t>,</w:t>
      </w:r>
      <w:r w:rsidR="006C7497" w:rsidRPr="00061345">
        <w:rPr>
          <w:rFonts w:hint="eastAsia"/>
        </w:rPr>
        <w:t xml:space="preserve"> LA</w:t>
      </w:r>
      <w:r>
        <w:t>;</w:t>
      </w:r>
      <w:r w:rsidR="006C7497" w:rsidRPr="00061345">
        <w:rPr>
          <w:rFonts w:hint="eastAsia"/>
        </w:rPr>
        <w:t xml:space="preserve"> Omaha</w:t>
      </w:r>
      <w:r>
        <w:t>,</w:t>
      </w:r>
      <w:r w:rsidR="006C7497" w:rsidRPr="00061345">
        <w:rPr>
          <w:rFonts w:hint="eastAsia"/>
        </w:rPr>
        <w:t xml:space="preserve"> NE</w:t>
      </w:r>
      <w:r>
        <w:t>;</w:t>
      </w:r>
      <w:r w:rsidR="006C7497" w:rsidRPr="00061345">
        <w:rPr>
          <w:rFonts w:hint="eastAsia"/>
        </w:rPr>
        <w:t xml:space="preserve"> Phoenix</w:t>
      </w:r>
      <w:r>
        <w:t>,</w:t>
      </w:r>
      <w:r w:rsidR="006C7497" w:rsidRPr="00061345">
        <w:rPr>
          <w:rFonts w:hint="eastAsia"/>
        </w:rPr>
        <w:t xml:space="preserve"> AZ</w:t>
      </w:r>
      <w:r>
        <w:t>;</w:t>
      </w:r>
      <w:r w:rsidR="006C7497" w:rsidRPr="00061345">
        <w:rPr>
          <w:rFonts w:hint="eastAsia"/>
        </w:rPr>
        <w:t xml:space="preserve"> Portland</w:t>
      </w:r>
      <w:r>
        <w:t>,</w:t>
      </w:r>
      <w:r w:rsidR="006C7497" w:rsidRPr="00061345">
        <w:rPr>
          <w:rFonts w:hint="eastAsia"/>
        </w:rPr>
        <w:t xml:space="preserve"> ME</w:t>
      </w:r>
      <w:r>
        <w:t>;</w:t>
      </w:r>
      <w:r w:rsidR="006C7497" w:rsidRPr="00061345">
        <w:rPr>
          <w:rFonts w:hint="eastAsia"/>
        </w:rPr>
        <w:t xml:space="preserve"> </w:t>
      </w:r>
      <w:r w:rsidR="00E60558">
        <w:t>Tacoma</w:t>
      </w:r>
      <w:r>
        <w:t>,</w:t>
      </w:r>
      <w:r w:rsidR="006C7497" w:rsidRPr="00061345">
        <w:rPr>
          <w:rFonts w:hint="eastAsia"/>
        </w:rPr>
        <w:t xml:space="preserve"> WA</w:t>
      </w:r>
      <w:r>
        <w:t>;</w:t>
      </w:r>
      <w:r w:rsidR="006C7497" w:rsidRPr="00061345">
        <w:rPr>
          <w:rFonts w:hint="eastAsia"/>
        </w:rPr>
        <w:t xml:space="preserve"> Majuro</w:t>
      </w:r>
      <w:r>
        <w:t>,</w:t>
      </w:r>
      <w:r w:rsidR="006C7497" w:rsidRPr="00061345">
        <w:rPr>
          <w:rFonts w:hint="eastAsia"/>
        </w:rPr>
        <w:t xml:space="preserve"> RMI</w:t>
      </w:r>
      <w:r>
        <w:t>;</w:t>
      </w:r>
      <w:r w:rsidR="006C7497" w:rsidRPr="00061345">
        <w:rPr>
          <w:rFonts w:hint="eastAsia"/>
        </w:rPr>
        <w:t xml:space="preserve"> and San</w:t>
      </w:r>
      <w:r>
        <w:t xml:space="preserve"> </w:t>
      </w:r>
      <w:r w:rsidR="006C7497" w:rsidRPr="00061345">
        <w:rPr>
          <w:rFonts w:hint="eastAsia"/>
        </w:rPr>
        <w:t>Juan</w:t>
      </w:r>
      <w:r>
        <w:t>,</w:t>
      </w:r>
      <w:r w:rsidR="006C7497" w:rsidRPr="00061345">
        <w:rPr>
          <w:rFonts w:hint="eastAsia"/>
        </w:rPr>
        <w:t xml:space="preserve"> PR)</w:t>
      </w:r>
      <w:r>
        <w:t>.</w:t>
      </w:r>
      <w:r w:rsidR="006C7497" w:rsidRPr="00061345">
        <w:rPr>
          <w:rFonts w:hint="eastAsia"/>
        </w:rPr>
        <w:t xml:space="preserve"> Sites were selected </w:t>
      </w:r>
      <w:r w:rsidR="006C7497" w:rsidRPr="00061345">
        <w:t>as part of the U</w:t>
      </w:r>
      <w:r>
        <w:t>.</w:t>
      </w:r>
      <w:r w:rsidR="006C7497" w:rsidRPr="00061345">
        <w:t>S</w:t>
      </w:r>
      <w:r>
        <w:t>.</w:t>
      </w:r>
      <w:r w:rsidR="006C7497" w:rsidRPr="00061345">
        <w:t xml:space="preserve"> Environmental Protection Agency</w:t>
      </w:r>
      <w:r w:rsidR="006C7497" w:rsidRPr="00061345">
        <w:rPr>
          <w:rFonts w:hint="eastAsia"/>
        </w:rPr>
        <w:t xml:space="preserve"> </w:t>
      </w:r>
      <w:r w:rsidR="006C7497" w:rsidRPr="00061345">
        <w:t>(EPA) Urban Soil Assessment</w:t>
      </w:r>
      <w:r w:rsidRPr="003D3F14">
        <w:t xml:space="preserve"> </w:t>
      </w:r>
      <w:r w:rsidRPr="00061345">
        <w:t xml:space="preserve">[see </w:t>
      </w:r>
      <w:r w:rsidRPr="00061345">
        <w:fldChar w:fldCharType="begin" w:fldLock="1"/>
      </w:r>
      <w:r>
        <w:instrText xml:space="preserve">ADDIN CSL_CITATION {"citationItems":[{"id":"ITEM-1","itemData":{"DOI":"10.2136/sssaj2014.05.0200","ISBN":"0361-5995","ISSN":"0361-5995","abstract":"Soil morphology and correspondent hydrologic data can contribute to qualifying and quantifying urban soil suitability and capacity to cycle stormwater runoff. We put particular emphasis on the possibility that residential parcels may manage their own stormwater on pervious yard areas. We assessed the morphology of Aridisol pedons (as deep cores to approximately the 3.6-m depth) via soil taxonomy, performed in situ measurements of infiltration, and measured subsoil hydraulic conductivity in two desert parks, four residential parcels, and three dual-purpose park-stormwater retention basins in the Phoenix, AZ, metropolitan area. Infiltration rates overall ranged between 0.4 and 1.7 cm h(-1). We used borehole hydraulic conductivity as a proxy for drainage, which ranged from a low of 0.0 to 13 cm h(-1). Representing a baseline, or set of \"natural\" hydrologic processes, native desert sites exhibited a relatively high capacity to infiltrate and redistribute rainfall, which, depending on storm intensity, may drain to washes or ephemeral streambeds via subsurface runoff. Simulations of stormwater runoff on residential parcels showed that when rooftop runoff is directed to pervious patches, rainfall is entirely infiltrated and redistributed, which predicts good potential for parcel-level stormwater management. Our observation of an accumulation of fine sediments in retention basin surface soils was corroborated with local observations that drawdown times in the retention basins had increased with time. Although further assessment is needed on a wider variety of semiarid landscapes, our results suggest a positive role for residential parcels in detaining stormwater on site and perhaps easing the wet-weather burden on centralized stormwater infrastructure in semiarid urban ecosystems.","author":[{"dropping-particle":"","family":"Shuster","given":"William D.","non-dropping-particle":"","parse-names":false,"suffix":""},{"dropping-particle":"","family":"Dadio","given":"Stephen D.","non-dropping-particle":"","parse-names":false,"suffix":""},{"dropping-particle":"","family":"Burkman","given":"Caitlin E.","non-dropping-particle":"","parse-names":false,"suffix":""},{"dropping-particle":"","family":"Earl","given":"Stevan R.","non-dropping-particle":"","parse-names":false,"suffix":""},{"dropping-particle":"","family":"Hall","given":"Sharon J.","non-dropping-particle":"","parse-names":false,"suffix":""}],"container-title":"Soil Science Society of America Journal","id":"ITEM-1","issue":"2","issued":{"date-parts":[["2015"]]},"page":"398","title":"Hydropedological Assessments of Parcel-Level Infiltration in an Arid Urban Ecosystem","type":"article-journal","volume":"79"},"uris":["http://www.mendeley.com/documents/?uuid=75291934-61c4-4189-85e4-2eedd34fa297"]},{"id":"ITEM-2","itemData":{"DOI":"10.1016/j.landurbplan.2014.02.003","ISBN":"0169-2046","ISSN":"01692046","abstract":"Increased residential demolitions have made vacant lots a ubiquitous feature of the contemporary urban landscape. Vacant lots may provide ecosystem services such as stormwater runoff capture, but the extent of these functions will be regulated by soil hydrology. We evaluated soil physical and hydrologic characteristics at each of low- (backyard, fenceline) and high-disturbance (within the demolition footprint) positions in 52 vacant lots in Cleveland, OH, which were the result of different eras of demolition process and quality (i.e., pre-1996, post-1996). Penetrometer refusal averaged 56% (range: 15-100%) and was attributed to high concentration of remnant buried debris in anthropogenic backfill soils. Both disturbance level and demolition type significantly regulated infiltration rate to an average of 1.8cmh-1(range: 0.03-10.6cmh-1). Sub-surface saturated hydraulic conductivity (Ksat) averaged higher at 4.0cmh-1(range: 0-68.2cmh-1), was influenced by a significant interaction between both disturbance and demolition factors, and controlled by subsurface soil texture and presence/absence of unconsolidated buried debris. Our observations were synthesized in rainfall-runoff models that simulated average, high- and low-hydrologic functioning, turf-dominated, and a prospective green infrastructure simulation, which indicated that although the typical Cleveland vacant lot is a net producer of runoff volume, straightforward change in demolition policy and process, coupled with reutilization as properly designed and managed infiltration-type green infrastructure may result in a vacant lot that has sufficient capacity for detention of the average annual rainfall volume for a major Midwestern US city. © 2014.","author":[{"dropping-particle":"","family":"Shuster","given":"W. D.","non-dropping-particle":"","parse-names":false,"suffix":""},{"dropping-particle":"","family":"Dadio","given":"S.","non-dropping-particle":"","parse-names":false,"suffix":""},{"dropping-particle":"","family":"Drohan","given":"P.","non-dropping-particle":"","parse-names":false,"suffix":""},{"dropping-particle":"","family":"Losco","given":"R.","non-dropping-particle":"","parse-names":false,"suffix":""},{"dropping-particle":"","family":"Shaffer","given":"J.","non-dropping-particle":"","parse-names":false,"suffix":""}],"container-title":"Landscape and Urban Planning","id":"ITEM-2","issued":{"date-parts":[["2014"]]},"page":"48-56","publisher":"Elsevier B.V.","title":"Residential demolition and its impact on vacant lot hydrology: Implications for the management of stormwater and sewer system overflows","type":"article-journal","volume":"125"},"uris":["http://www.mendeley.com/documents/?uuid=951e492c-9d7f-4ad8-b482-094bd52a2655"]},{"id":"ITEM-3","itemData":{"DOI":"10.1007/s11104-016-2874-5","ISSN":"15735036","abstract":"Urban soils are the basis of many ecosystem services in cities. Here, we examine formerly residential vacant lot soils in Cleveland, Ohio and Detroit, Michigan, USA for their potential to provide multiple ecosystem services. We examine two key contrasts: 1) differences between cities and 2) differences within vacant lots created during demolition, specifically pre-existing (i.e., prior to demolition) soils outside of the building footprint and fill soils added within the former building's footprint. Deep soil cores were collected from vacant lots in Cleveland and Detroit. Soil properties that are proxies for three ecosystem services were measured: hydraulic conductivity for stormwater retention, topsoil depth and soil nitrogen (N) level for support for plant growth, and soil carbon (C) content for C storage. Both city and soil group contrasts created distinct ecosystem service provisioning based on proxy measures. Cleveland soils had greater hydraulic conductivity and greater soil C and N levels but thinner topsoil layers than Detroit. Within vacant lots of both cities, pre-existing soils had greater soil C and N levels, but lower hydraulic conductivity values than fill soils. Soil properties of vacant lots were generally suitable for providing multiple ecosystem services. City-level differences in soil properties created differences in ecosystem service potential between cities and these differences were evident in pre-existing and fill soils. When comparing between cities, though, fill soils were more similar than pre-existing soils indicating some homogenization of ecosystem service potential with greater redistribution of soil.","author":[{"dropping-particle":"","family":"Herrmann","given":"Dustin L.","non-dropping-particle":"","parse-names":false,"suffix":""},{"dropping-particle":"","family":"Shuster","given":"William D.","non-dropping-particle":"","parse-names":false,"suffix":""},{"dropping-particle":"","family":"Garmestani","given":"Ahjond S.","non-dropping-particle":"","parse-names":false,"suffix":""}],"container-title":"Plant and Soil","id":"ITEM-3","issue":"1-2","issued":{"date-parts":[["2017"]]},"page":"45-57","title":"Vacant urban lot soils and their potential to support ecosystem services","type":"article-journal","volume":"413"},"uris":["http://www.mendeley.com/documents/?uuid=2464a13d-7d3b-483c-9d85-a76b4e4b37cd"]},{"id":"ITEM-4","itemData":{"DOI":"10.1073/pnas.1800305115","ISSN":"0027-8424","PMID":"29891715","abstract":"Soils support terrestrial ecosystem function and therefore are critical urban infrastructure for generating ecosystem services. Urbanization processes modify ecosystem function by changing the layers of soils identified as soil horizons. Soil horizons are integrative proxies for suites of soil properties and as such can be used as an observable unit to track modifications within soil profiles. Here, in an analysis of 11 cities representing 10 of the 12 soil orders, we show that urban soils have </w:instrText>
      </w:r>
      <w:r>
        <w:rPr>
          <w:rFonts w:ascii="Cambria Math" w:hAnsi="Cambria Math" w:cs="Cambria Math"/>
        </w:rPr>
        <w:instrText>∼</w:instrText>
      </w:r>
      <w:r>
        <w:instrText>50% fewer soil horizons than preurban soils. Specifically, B horizons were much less common in urban soils and were replaced by a deepening of A horizons and a shallowing of C horizons. This shift is likely due to two processes: (i) local management, i.e., soil removal, mixing, and fill additions, and (ii) soil development timelines, i.e., urbanized soils are young and have had short time periods for soil horizon development since urbanization (decades to centuries) relative to soil formation before urbanization (centuries to millennia). Urban soils also deviated from the standard A-B-C horizon ordering at a much greater frequency than preurban soils. Overall, our finding of common shifts in urban soil profiles across soil orders and cities suggests that urban soils may function differently from their preurban antecedents. This work introduces a basis for improving our understanding of soil modifications by urbanization and its potential effects on ecosystem functioning and thereby has implications for ecosystem services derived from urban landscapes.","author":[{"dropping-particle":"","family":"Herrmann","given":"Dustin L.","non-dropping-particle":"","parse-names":false,"suffix":""},{"dropping-particle":"","family":"Schifman","given":"Laura A.","non-dropping-particle":"","parse-names":false,"suffix":""},{"dropping-particle":"","family":"Shuster","given":"William D.","non-dropping-particle":"","parse-names":false,"suffix":""}],"container-title":"Proceedings of the National Academy of Sciences","id":"ITEM-4","issue":"26","issued":{"date-parts":[["2018"]]},"page":"6751-6755","title":"Widespread loss of intermediate soil horizons in urban landscapes","type":"article-journal","volume":"115"},"uris":["http://www.mendeley.com/documents/?uuid=25a1a337-4bad-4b82-954f-fdd2bf5174d3"]}],"mendeley":{"formattedCitation":"(Herrmann, Schifman, &amp; Shuster, 2018; Herrmann, Shuster, &amp; Garmestani, 2017; W. D. Shuster, Dadio, Drohan, Losco, &amp; Shaffer, 2014; William D. Shuster, Dadio, Burkman, Earl, &amp; Hall, 2015)","plainTextFormattedCitation":"(Herrmann, Schifman, &amp; Shuster, 2018; Herrmann, Shuster, &amp; Garmestani, 2017; W. D. Shuster, Dadio, Drohan, Losco, &amp; Shaffer, 2014; William D. Shuster, Dadio, Burkman, Earl, &amp; Hall, 2015)","previouslyFormattedCitation":"(Herrmann, Schifman, &amp; Shuster, 2018; Herrmann, Shuster, &amp; Garmestani, 2017; W. D. Shuster, Dadio, Drohan, Losco, &amp; Shaffer, 2014; William D. Shuster, Dadio, Burkman, Earl, &amp; Hall, 2015)"},"properties":{"noteIndex":0},"schema":"https://github.com/citation-style-language/schema/raw/master/csl-citation.json"}</w:instrText>
      </w:r>
      <w:r w:rsidRPr="00061345">
        <w:fldChar w:fldCharType="separate"/>
      </w:r>
      <w:r w:rsidRPr="00061345">
        <w:rPr>
          <w:noProof/>
        </w:rPr>
        <w:t>(Herrmann, Schifman, &amp; Shuster, 2018; Herrmann, Shuster, &amp; Garmestani, 2017; W. D. Shuster, Dadio, Drohan, Losco, &amp; Shaffer, 2014; William D. Shuster, Dadio, Burkman, Earl, &amp; Hall, 2015)</w:t>
      </w:r>
      <w:r w:rsidRPr="00061345">
        <w:fldChar w:fldCharType="end"/>
      </w:r>
      <w:r>
        <w:t>]</w:t>
      </w:r>
      <w:r w:rsidRPr="00061345">
        <w:rPr>
          <w:rFonts w:hint="eastAsia"/>
        </w:rPr>
        <w:t xml:space="preserve"> </w:t>
      </w:r>
      <w:r w:rsidRPr="00061345">
        <w:t>for details</w:t>
      </w:r>
      <w:r w:rsidR="00AE4031">
        <w:t>; together, the sites</w:t>
      </w:r>
      <w:r>
        <w:t xml:space="preserve"> represent 10 of the 12 major soil orders in the USDA soil taxonomy</w:t>
      </w:r>
      <w:r w:rsidR="009B3A88">
        <w:t xml:space="preserve"> </w:t>
      </w:r>
      <w:r w:rsidR="009B3A88">
        <w:fldChar w:fldCharType="begin"/>
      </w:r>
      <w:r w:rsidR="00EC1342">
        <w:instrText xml:space="preserve"> ADDIN EN.CITE &lt;EndNote&gt;&lt;Cite&gt;&lt;Author&gt;Soil Survey Staff&lt;/Author&gt;&lt;Year&gt;2014&lt;/Year&gt;&lt;RecNum&gt;7433&lt;/RecNum&gt;&lt;DisplayText&gt;(Soil Survey Staff, 2014)&lt;/DisplayText&gt;&lt;record&gt;&lt;rec-number&gt;7433&lt;/rec-number&gt;&lt;foreign-keys&gt;&lt;key app="EN" db-id="x2ddzvadmrpetqerdx3pw2pi5df2r2ptrp5r" timestamp="1525220160"&gt;7433&lt;/key&gt;&lt;/foreign-keys&gt;&lt;ref-type name="Journal Article"&gt;17&lt;/ref-type&gt;&lt;contributors&gt;&lt;authors&gt;&lt;author&gt;Soil Survey Staff,&lt;/author&gt;&lt;/authors&gt;&lt;/contributors&gt;&lt;titles&gt;&lt;title&gt;&lt;style face="normal" font="default" size="100%"&gt;Keys to soil taxonomy, 12&lt;/style&gt;&lt;style face="superscript" font="default" size="100%"&gt;th&lt;/style&gt;&lt;style face="normal" font="default" size="100%"&gt; edn.&lt;/style&gt;&lt;/title&gt;&lt;secondary-title&gt;USDA-NRCS. US Gov. Print. Office, Washington, DC.&lt;/secondary-title&gt;&lt;/titles&gt;&lt;periodical&gt;&lt;full-title&gt;USDA-NRCS. US Gov. Print. Office, Washington, DC.&lt;/full-title&gt;&lt;/periodical&gt;&lt;dates&gt;&lt;year&gt;2014&lt;/year&gt;&lt;/dates&gt;&lt;urls&gt;&lt;/urls&gt;&lt;/record&gt;&lt;/Cite&gt;&lt;/EndNote&gt;</w:instrText>
      </w:r>
      <w:r w:rsidR="009B3A88">
        <w:fldChar w:fldCharType="separate"/>
      </w:r>
      <w:r w:rsidR="009B3A88">
        <w:rPr>
          <w:noProof/>
        </w:rPr>
        <w:t>(Soil Survey Staff, 2014)</w:t>
      </w:r>
      <w:r w:rsidR="009B3A88">
        <w:fldChar w:fldCharType="end"/>
      </w:r>
      <w:r w:rsidRPr="00061345">
        <w:t>.</w:t>
      </w:r>
      <w:r w:rsidRPr="00061345">
        <w:rPr>
          <w:rFonts w:hint="eastAsia"/>
        </w:rPr>
        <w:t xml:space="preserve"> </w:t>
      </w:r>
      <w:r w:rsidR="006C7497" w:rsidRPr="00061345">
        <w:rPr>
          <w:rFonts w:hint="eastAsia"/>
        </w:rPr>
        <w:t xml:space="preserve"> </w:t>
      </w:r>
      <w:r w:rsidR="006C7497" w:rsidRPr="00C81F73">
        <w:rPr>
          <w:rFonts w:hint="eastAsia"/>
        </w:rPr>
        <w:t>The urban</w:t>
      </w:r>
      <w:r w:rsidR="006C7497" w:rsidRPr="00C81F73">
        <w:t xml:space="preserve"> datasets are available for download</w:t>
      </w:r>
      <w:r w:rsidR="006C7497" w:rsidRPr="00C81F73">
        <w:rPr>
          <w:rFonts w:hint="eastAsia"/>
        </w:rPr>
        <w:t xml:space="preserve"> </w:t>
      </w:r>
      <w:r w:rsidR="006C7497" w:rsidRPr="00C81F73">
        <w:t>through a repository maintained by the US Government (https://catalog.data.gov/harvest/about/epa-sciencehub).</w:t>
      </w:r>
      <w:r w:rsidR="006C7497" w:rsidRPr="00C81F73">
        <w:rPr>
          <w:rFonts w:hint="eastAsia"/>
        </w:rPr>
        <w:t xml:space="preserve"> </w:t>
      </w:r>
    </w:p>
    <w:p w14:paraId="72EB4F50" w14:textId="618EF9EA" w:rsidR="00AA7541" w:rsidRDefault="006C7497" w:rsidP="006C7497">
      <w:pPr>
        <w:spacing w:before="120" w:after="120"/>
        <w:ind w:firstLine="720"/>
      </w:pPr>
      <w:r>
        <w:t>Soil</w:t>
      </w:r>
      <w:r>
        <w:rPr>
          <w:rFonts w:hint="eastAsia"/>
        </w:rPr>
        <w:t xml:space="preserve"> </w:t>
      </w:r>
      <w:r w:rsidR="004F2697">
        <w:t>profile</w:t>
      </w:r>
      <w:r>
        <w:rPr>
          <w:rFonts w:hint="eastAsia"/>
        </w:rPr>
        <w:t xml:space="preserve">s </w:t>
      </w:r>
      <w:r w:rsidRPr="00704715">
        <w:t xml:space="preserve">were assessed for physical, hydrologic, and chemical characteristics. </w:t>
      </w:r>
      <w:r>
        <w:rPr>
          <w:rFonts w:hint="eastAsia"/>
        </w:rPr>
        <w:t xml:space="preserve">Soil texture was measured </w:t>
      </w:r>
      <w:commentRangeStart w:id="10"/>
      <w:r w:rsidRPr="00704715">
        <w:rPr>
          <w:rFonts w:hint="eastAsia"/>
          <w:highlight w:val="yellow"/>
        </w:rPr>
        <w:t>using</w:t>
      </w:r>
      <w:r w:rsidRPr="00704715">
        <w:rPr>
          <w:highlight w:val="yellow"/>
        </w:rPr>
        <w:t>…</w:t>
      </w:r>
      <w:r>
        <w:rPr>
          <w:rFonts w:hint="eastAsia"/>
        </w:rPr>
        <w:t xml:space="preserve">, </w:t>
      </w:r>
      <w:commentRangeEnd w:id="10"/>
      <w:r>
        <w:rPr>
          <w:rStyle w:val="a4"/>
        </w:rPr>
        <w:commentReference w:id="10"/>
      </w:r>
      <w:r>
        <w:rPr>
          <w:rFonts w:hint="eastAsia"/>
        </w:rPr>
        <w:t xml:space="preserve"> </w:t>
      </w:r>
      <w:proofErr w:type="gramStart"/>
      <w:r w:rsidR="00E57006">
        <w:t>The</w:t>
      </w:r>
      <w:proofErr w:type="gramEnd"/>
      <w:r w:rsidR="00E57006">
        <w:t xml:space="preserve"> soil </w:t>
      </w:r>
      <w:r w:rsidR="00E57006">
        <w:rPr>
          <w:rFonts w:hint="eastAsia"/>
        </w:rPr>
        <w:t xml:space="preserve">cores covered all 12 </w:t>
      </w:r>
      <w:r w:rsidR="00E57006" w:rsidRPr="00C63058">
        <w:t>United States Department of Agriculture</w:t>
      </w:r>
      <w:r w:rsidR="00E57006">
        <w:rPr>
          <w:rFonts w:hint="eastAsia"/>
        </w:rPr>
        <w:t xml:space="preserve"> (USDA) soil textures, </w:t>
      </w:r>
      <w:r w:rsidR="00E57006">
        <w:t>though the</w:t>
      </w:r>
      <w:r w:rsidR="00E57006">
        <w:rPr>
          <w:rFonts w:hint="eastAsia"/>
        </w:rPr>
        <w:t xml:space="preserve"> </w:t>
      </w:r>
      <w:r w:rsidR="00F236FA">
        <w:t xml:space="preserve">sandy clay, </w:t>
      </w:r>
      <w:r w:rsidR="00E57006">
        <w:rPr>
          <w:rFonts w:hint="eastAsia"/>
        </w:rPr>
        <w:t xml:space="preserve">silt and silt loam </w:t>
      </w:r>
      <w:r w:rsidR="00E57006">
        <w:t xml:space="preserve">textures </w:t>
      </w:r>
      <w:r w:rsidR="00E57006">
        <w:rPr>
          <w:rFonts w:hint="eastAsia"/>
        </w:rPr>
        <w:t>ha</w:t>
      </w:r>
      <w:r w:rsidR="00E57006">
        <w:t>d</w:t>
      </w:r>
      <w:r w:rsidR="00E57006">
        <w:rPr>
          <w:rFonts w:hint="eastAsia"/>
        </w:rPr>
        <w:t xml:space="preserve"> fewer samples than </w:t>
      </w:r>
      <w:r w:rsidR="00E57006">
        <w:t xml:space="preserve">the </w:t>
      </w:r>
      <w:r w:rsidR="00E57006">
        <w:rPr>
          <w:rFonts w:hint="eastAsia"/>
        </w:rPr>
        <w:t xml:space="preserve">other soil textures (Figure 1). </w:t>
      </w:r>
    </w:p>
    <w:p w14:paraId="0A7A9E3B" w14:textId="784C3328" w:rsidR="006C7497" w:rsidRDefault="00122A9E" w:rsidP="006C7497">
      <w:pPr>
        <w:spacing w:before="120" w:after="120"/>
        <w:ind w:firstLine="720"/>
      </w:pPr>
      <w:r>
        <w:t>Surface infiltration rates were measured</w:t>
      </w:r>
      <w:r w:rsidR="006C7497">
        <w:rPr>
          <w:rFonts w:hint="eastAsia"/>
        </w:rPr>
        <w:t xml:space="preserve"> using </w:t>
      </w:r>
      <w:r w:rsidR="00E57006">
        <w:t xml:space="preserve">a </w:t>
      </w:r>
      <w:r w:rsidR="006C7497">
        <w:rPr>
          <w:rFonts w:hint="eastAsia"/>
        </w:rPr>
        <w:t>mini</w:t>
      </w:r>
      <w:r w:rsidR="00E57006">
        <w:t>-</w:t>
      </w:r>
      <w:r w:rsidR="006C7497">
        <w:rPr>
          <w:rFonts w:hint="eastAsia"/>
        </w:rPr>
        <w:t xml:space="preserve">disk </w:t>
      </w:r>
      <w:r w:rsidR="00E57006">
        <w:t xml:space="preserve">tension </w:t>
      </w:r>
      <w:proofErr w:type="spellStart"/>
      <w:r w:rsidR="00E57006">
        <w:t>infiltrometer</w:t>
      </w:r>
      <w:proofErr w:type="spellEnd"/>
      <w:r w:rsidR="00E57006">
        <w:t xml:space="preserve"> (METER Group, Pullman, WA, USA) with pressure head h = -2 cm</w:t>
      </w:r>
      <w:r w:rsidR="006C7497">
        <w:rPr>
          <w:rFonts w:hint="eastAsia"/>
        </w:rPr>
        <w:t xml:space="preserve">. </w:t>
      </w:r>
      <w:proofErr w:type="spellStart"/>
      <w:r w:rsidR="00E57006">
        <w:t>K</w:t>
      </w:r>
      <w:r w:rsidR="00E57006" w:rsidRPr="00122A9E">
        <w:rPr>
          <w:vertAlign w:val="subscript"/>
        </w:rPr>
        <w:t>fs</w:t>
      </w:r>
      <w:proofErr w:type="spellEnd"/>
      <w:r w:rsidR="00E57006">
        <w:t xml:space="preserve"> values were then </w:t>
      </w:r>
      <w:r>
        <w:t>estimated using the solution of</w:t>
      </w:r>
      <w:r w:rsidR="009B3A88">
        <w:t xml:space="preserve"> </w:t>
      </w:r>
      <w:r w:rsidR="009B3A88">
        <w:fldChar w:fldCharType="begin"/>
      </w:r>
      <w:r w:rsidR="00EC1342">
        <w:instrText xml:space="preserve"> ADDIN EN.CITE &lt;EndNote&gt;&lt;Cite&gt;&lt;Author&gt;Zhang&lt;/Author&gt;&lt;Year&gt;1997&lt;/Year&gt;&lt;RecNum&gt;8296&lt;/RecNum&gt;&lt;DisplayText&gt;(Zhang, 1997)&lt;/DisplayText&gt;&lt;record&gt;&lt;rec-number&gt;8296&lt;/rec-number&gt;&lt;foreign-keys&gt;&lt;key app="EN" db-id="x2ddzvadmrpetqerdx3pw2pi5df2r2ptrp5r" timestamp="1547917853"&gt;8296&lt;/key&gt;&lt;/foreign-keys&gt;&lt;ref-type name="Journal Article"&gt;17&lt;/ref-type&gt;&lt;contributors&gt;&lt;authors&gt;&lt;author&gt;Zhang, Renduo&lt;/author&gt;&lt;/authors&gt;&lt;/contributors&gt;&lt;titles&gt;&lt;title&gt;Infiltration models for the disk infiltrometer&lt;/title&gt;&lt;secondary-title&gt;Soil Science Society of America Journal&lt;/secondary-title&gt;&lt;/titles&gt;&lt;periodical&gt;&lt;full-title&gt;Soil Science Society of America Journal&lt;/full-title&gt;&lt;/periodical&gt;&lt;pages&gt;1597-1603&lt;/pages&gt;&lt;volume&gt;61&lt;/volume&gt;&lt;number&gt;6&lt;/number&gt;&lt;dates&gt;&lt;year&gt;1997&lt;/year&gt;&lt;/dates&gt;&lt;isbn&gt;0361-5995&lt;/isbn&gt;&lt;urls&gt;&lt;/urls&gt;&lt;/record&gt;&lt;/Cite&gt;&lt;/EndNote&gt;</w:instrText>
      </w:r>
      <w:r w:rsidR="009B3A88">
        <w:fldChar w:fldCharType="separate"/>
      </w:r>
      <w:r w:rsidR="009B3A88">
        <w:rPr>
          <w:noProof/>
        </w:rPr>
        <w:t>(Zhang, 1997)</w:t>
      </w:r>
      <w:r w:rsidR="009B3A88">
        <w:fldChar w:fldCharType="end"/>
      </w:r>
      <w:r w:rsidR="00E57006">
        <w:t xml:space="preserve">. </w:t>
      </w:r>
      <w:proofErr w:type="spellStart"/>
      <w:r w:rsidR="00E3700A" w:rsidRPr="00B75DE7">
        <w:rPr>
          <w:rFonts w:hint="eastAsia"/>
        </w:rPr>
        <w:t>K</w:t>
      </w:r>
      <w:r w:rsidR="00E3700A" w:rsidRPr="00EF565B">
        <w:rPr>
          <w:vertAlign w:val="subscript"/>
        </w:rPr>
        <w:t>fs</w:t>
      </w:r>
      <w:proofErr w:type="spellEnd"/>
      <w:r w:rsidR="00E3700A" w:rsidRPr="00B75DE7">
        <w:rPr>
          <w:rFonts w:hint="eastAsia"/>
        </w:rPr>
        <w:t xml:space="preserve"> </w:t>
      </w:r>
      <w:r>
        <w:t>values in the</w:t>
      </w:r>
      <w:r w:rsidR="00E3700A">
        <w:t xml:space="preserve"> dataset</w:t>
      </w:r>
      <w:r w:rsidR="006C7497" w:rsidRPr="00B75DE7">
        <w:rPr>
          <w:rFonts w:hint="eastAsia"/>
        </w:rPr>
        <w:t xml:space="preserve"> ranged from</w:t>
      </w:r>
      <w:r w:rsidR="006C7497">
        <w:rPr>
          <w:rFonts w:hint="eastAsia"/>
        </w:rPr>
        <w:t xml:space="preserve"> 0</w:t>
      </w:r>
      <w:r w:rsidR="00EF49C9">
        <w:rPr>
          <w:rFonts w:hint="eastAsia"/>
        </w:rPr>
        <w:t>.02</w:t>
      </w:r>
      <w:r w:rsidR="006C7497">
        <w:rPr>
          <w:rFonts w:hint="eastAsia"/>
        </w:rPr>
        <w:t xml:space="preserve"> to </w:t>
      </w:r>
      <w:r w:rsidR="00EF49C9">
        <w:rPr>
          <w:rFonts w:hint="eastAsia"/>
        </w:rPr>
        <w:t>50</w:t>
      </w:r>
      <w:r w:rsidR="006C7497">
        <w:rPr>
          <w:rFonts w:hint="eastAsia"/>
        </w:rPr>
        <w:t xml:space="preserve"> cm</w:t>
      </w:r>
      <w:r w:rsidR="00E3700A">
        <w:t xml:space="preserve"> </w:t>
      </w:r>
      <w:r w:rsidR="006C7497">
        <w:rPr>
          <w:rFonts w:hint="eastAsia"/>
        </w:rPr>
        <w:t>h</w:t>
      </w:r>
      <w:r w:rsidR="00E3700A" w:rsidRPr="00EF565B">
        <w:rPr>
          <w:vertAlign w:val="superscript"/>
        </w:rPr>
        <w:t>-1</w:t>
      </w:r>
      <w:r w:rsidR="006C7497">
        <w:rPr>
          <w:rFonts w:hint="eastAsia"/>
        </w:rPr>
        <w:t>, with a mean of</w:t>
      </w:r>
      <w:r w:rsidR="00EF49C9">
        <w:rPr>
          <w:rFonts w:hint="eastAsia"/>
        </w:rPr>
        <w:t xml:space="preserve"> 2.0</w:t>
      </w:r>
      <w:r w:rsidR="00E3700A">
        <w:t xml:space="preserve"> </w:t>
      </w:r>
      <w:r w:rsidR="006C7497">
        <w:rPr>
          <w:rFonts w:hint="eastAsia"/>
        </w:rPr>
        <w:t>cm</w:t>
      </w:r>
      <w:r w:rsidR="00E3700A">
        <w:t xml:space="preserve"> </w:t>
      </w:r>
      <w:r w:rsidR="006C7497">
        <w:rPr>
          <w:rFonts w:hint="eastAsia"/>
        </w:rPr>
        <w:t>h</w:t>
      </w:r>
      <w:r w:rsidR="00E3700A" w:rsidRPr="00EF565B">
        <w:rPr>
          <w:vertAlign w:val="superscript"/>
        </w:rPr>
        <w:t>-1</w:t>
      </w:r>
      <w:r w:rsidR="006C7497">
        <w:rPr>
          <w:rFonts w:hint="eastAsia"/>
        </w:rPr>
        <w:t xml:space="preserve">. The </w:t>
      </w:r>
      <w:r w:rsidR="00E3700A">
        <w:t>entire dataset</w:t>
      </w:r>
      <w:r w:rsidR="006C7497">
        <w:rPr>
          <w:rFonts w:hint="eastAsia"/>
        </w:rPr>
        <w:t xml:space="preserve"> </w:t>
      </w:r>
      <w:r w:rsidR="00E3700A">
        <w:rPr>
          <w:rFonts w:hint="eastAsia"/>
        </w:rPr>
        <w:t>w</w:t>
      </w:r>
      <w:r w:rsidR="00E3700A">
        <w:t>as</w:t>
      </w:r>
      <w:r w:rsidR="00E3700A">
        <w:rPr>
          <w:rFonts w:hint="eastAsia"/>
        </w:rPr>
        <w:t xml:space="preserve"> </w:t>
      </w:r>
      <w:r w:rsidR="00E3700A">
        <w:t>divided</w:t>
      </w:r>
      <w:r w:rsidR="00E3700A">
        <w:rPr>
          <w:rFonts w:hint="eastAsia"/>
        </w:rPr>
        <w:t xml:space="preserve"> </w:t>
      </w:r>
      <w:r w:rsidR="006C7497">
        <w:rPr>
          <w:rFonts w:hint="eastAsia"/>
        </w:rPr>
        <w:t>into two subsets,</w:t>
      </w:r>
      <w:r w:rsidR="00E3700A">
        <w:t xml:space="preserve"> with</w:t>
      </w:r>
      <w:r w:rsidR="006A25D3">
        <w:rPr>
          <w:rFonts w:hint="eastAsia"/>
        </w:rPr>
        <w:t xml:space="preserve"> 85</w:t>
      </w:r>
      <w:r w:rsidR="006C7497">
        <w:rPr>
          <w:rFonts w:hint="eastAsia"/>
        </w:rPr>
        <w:t>% of the samples (n=</w:t>
      </w:r>
      <w:r w:rsidR="006915A8">
        <w:rPr>
          <w:rFonts w:hint="eastAsia"/>
        </w:rPr>
        <w:t>243</w:t>
      </w:r>
      <w:r w:rsidR="006C7497">
        <w:rPr>
          <w:rFonts w:hint="eastAsia"/>
        </w:rPr>
        <w:t xml:space="preserve">) used to train the </w:t>
      </w:r>
      <w:r w:rsidR="000C0211">
        <w:t>Artificial Neural Network (</w:t>
      </w:r>
      <w:r w:rsidR="006C7497">
        <w:rPr>
          <w:rFonts w:hint="eastAsia"/>
        </w:rPr>
        <w:t>ANN</w:t>
      </w:r>
      <w:r w:rsidR="000C0211">
        <w:t>)</w:t>
      </w:r>
      <w:r w:rsidR="006C7497">
        <w:rPr>
          <w:rFonts w:hint="eastAsia"/>
        </w:rPr>
        <w:t xml:space="preserve"> and </w:t>
      </w:r>
      <w:r w:rsidR="000C0211">
        <w:t>Random Forest (</w:t>
      </w:r>
      <w:r w:rsidR="006C7497">
        <w:rPr>
          <w:rFonts w:hint="eastAsia"/>
        </w:rPr>
        <w:t>RF</w:t>
      </w:r>
      <w:r w:rsidR="000C0211">
        <w:t>)</w:t>
      </w:r>
      <w:r w:rsidR="006C7497">
        <w:rPr>
          <w:rFonts w:hint="eastAsia"/>
        </w:rPr>
        <w:t xml:space="preserve"> model</w:t>
      </w:r>
      <w:r w:rsidR="00E3700A">
        <w:t>s</w:t>
      </w:r>
      <w:r w:rsidR="006C7497">
        <w:rPr>
          <w:rFonts w:hint="eastAsia"/>
        </w:rPr>
        <w:t xml:space="preserve">, and the </w:t>
      </w:r>
      <w:r w:rsidR="00E3700A">
        <w:t>remaining</w:t>
      </w:r>
      <w:r w:rsidR="00E3700A">
        <w:rPr>
          <w:rFonts w:hint="eastAsia"/>
        </w:rPr>
        <w:t xml:space="preserve"> </w:t>
      </w:r>
      <w:r w:rsidR="006A25D3">
        <w:rPr>
          <w:rFonts w:hint="eastAsia"/>
        </w:rPr>
        <w:t>15</w:t>
      </w:r>
      <w:r w:rsidR="006C7497">
        <w:rPr>
          <w:rFonts w:hint="eastAsia"/>
        </w:rPr>
        <w:t>% (n=</w:t>
      </w:r>
      <w:r w:rsidR="006915A8">
        <w:rPr>
          <w:rFonts w:hint="eastAsia"/>
        </w:rPr>
        <w:t>43</w:t>
      </w:r>
      <w:r w:rsidR="006C7497">
        <w:rPr>
          <w:rFonts w:hint="eastAsia"/>
        </w:rPr>
        <w:t>) used to test the performance of the model</w:t>
      </w:r>
      <w:r w:rsidR="00E3700A">
        <w:t>s</w:t>
      </w:r>
      <w:r w:rsidR="006C7497">
        <w:rPr>
          <w:rFonts w:hint="eastAsia"/>
        </w:rPr>
        <w:t xml:space="preserve">. </w:t>
      </w:r>
    </w:p>
    <w:p w14:paraId="1D14F063" w14:textId="0624E497" w:rsidR="006C7497" w:rsidRDefault="00362296" w:rsidP="006C7497">
      <w:pPr>
        <w:spacing w:before="120" w:line="240" w:lineRule="auto"/>
      </w:pPr>
      <w:r>
        <w:rPr>
          <w:noProof/>
        </w:rPr>
        <w:lastRenderedPageBreak/>
        <w:drawing>
          <wp:inline distT="0" distB="0" distL="0" distR="0" wp14:anchorId="6E8A56C9" wp14:editId="2145F160">
            <wp:extent cx="5943600" cy="2942131"/>
            <wp:effectExtent l="0" t="0" r="0" b="0"/>
            <wp:docPr id="7" name="图片 7" descr="G:\My Drive\MyResearch\29. PstDoc\EPA\R_Ksat\Figure 1. Texture_distribu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Drive\MyResearch\29. PstDoc\EPA\R_Ksat\Figure 1. Texture_distribution.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2131"/>
                    </a:xfrm>
                    <a:prstGeom prst="rect">
                      <a:avLst/>
                    </a:prstGeom>
                    <a:noFill/>
                    <a:ln>
                      <a:noFill/>
                    </a:ln>
                  </pic:spPr>
                </pic:pic>
              </a:graphicData>
            </a:graphic>
          </wp:inline>
        </w:drawing>
      </w:r>
    </w:p>
    <w:p w14:paraId="4756CD39" w14:textId="612F5787" w:rsidR="006C7497" w:rsidRDefault="006C7497" w:rsidP="006C7497">
      <w:pPr>
        <w:spacing w:before="120" w:after="120" w:line="240" w:lineRule="auto"/>
      </w:pPr>
      <w:proofErr w:type="gramStart"/>
      <w:r w:rsidRPr="00C12A11">
        <w:rPr>
          <w:rFonts w:hint="eastAsia"/>
          <w:b/>
        </w:rPr>
        <w:t>Figure 1.</w:t>
      </w:r>
      <w:proofErr w:type="gramEnd"/>
      <w:r>
        <w:rPr>
          <w:rFonts w:hint="eastAsia"/>
        </w:rPr>
        <w:t xml:space="preserve"> Textural distribution </w:t>
      </w:r>
      <w:r>
        <w:t xml:space="preserve">of </w:t>
      </w:r>
      <w:r w:rsidR="00C94D56">
        <w:rPr>
          <w:rFonts w:hint="eastAsia"/>
        </w:rPr>
        <w:t>286</w:t>
      </w:r>
      <w:r>
        <w:rPr>
          <w:rFonts w:hint="eastAsia"/>
        </w:rPr>
        <w:t xml:space="preserve"> </w:t>
      </w:r>
      <w:r>
        <w:t>samples</w:t>
      </w:r>
      <w:r>
        <w:rPr>
          <w:rFonts w:hint="eastAsia"/>
        </w:rPr>
        <w:t xml:space="preserve"> (blue dots in left panel) and </w:t>
      </w:r>
      <w:r w:rsidR="004E2B5E">
        <w:rPr>
          <w:rFonts w:hint="eastAsia"/>
        </w:rPr>
        <w:t>2</w:t>
      </w:r>
      <w:r w:rsidR="007F4B40">
        <w:rPr>
          <w:rFonts w:hint="eastAsia"/>
        </w:rPr>
        <w:t>0</w:t>
      </w:r>
      <w:r>
        <w:rPr>
          <w:rFonts w:hint="eastAsia"/>
        </w:rPr>
        <w:t xml:space="preserve"> samples from historical papers (red dots in left panel) used in this study according to the </w:t>
      </w:r>
      <w:r w:rsidRPr="00C63058">
        <w:t>United States Department of Agriculture</w:t>
      </w:r>
      <w:r>
        <w:rPr>
          <w:rFonts w:hint="eastAsia"/>
        </w:rPr>
        <w:t xml:space="preserve"> (USDA) soil texture system; and the </w:t>
      </w:r>
      <w:r w:rsidR="00122A9E">
        <w:t>hist</w:t>
      </w:r>
      <w:r>
        <w:t>ogram</w:t>
      </w:r>
      <w:r>
        <w:rPr>
          <w:rFonts w:hint="eastAsia"/>
        </w:rPr>
        <w:t xml:space="preserve"> of soil hydraulic conductivity (cm</w:t>
      </w:r>
      <w:r w:rsidR="004E6769">
        <w:t xml:space="preserve"> </w:t>
      </w:r>
      <w:r w:rsidR="004E6769">
        <w:rPr>
          <w:rFonts w:hint="eastAsia"/>
        </w:rPr>
        <w:t>h</w:t>
      </w:r>
      <w:r w:rsidR="004E6769" w:rsidRPr="004E6769">
        <w:rPr>
          <w:vertAlign w:val="superscript"/>
        </w:rPr>
        <w:t>-1</w:t>
      </w:r>
      <w:r>
        <w:rPr>
          <w:rFonts w:hint="eastAsia"/>
        </w:rPr>
        <w:t>, right panel).</w:t>
      </w:r>
    </w:p>
    <w:p w14:paraId="5C0D7A8A" w14:textId="77777777" w:rsidR="001243F1" w:rsidRDefault="001243F1" w:rsidP="006C7497">
      <w:pPr>
        <w:spacing w:before="120" w:after="120" w:line="240" w:lineRule="auto"/>
      </w:pPr>
    </w:p>
    <w:p w14:paraId="78CFB519" w14:textId="5CB9389B" w:rsidR="00957E9B" w:rsidRDefault="001243F1" w:rsidP="0006525C">
      <w:pPr>
        <w:ind w:firstLine="357"/>
      </w:pPr>
      <w:r>
        <w:rPr>
          <w:rFonts w:hint="eastAsia"/>
        </w:rPr>
        <w:t>W</w:t>
      </w:r>
      <w:r w:rsidRPr="006E3480">
        <w:rPr>
          <w:rFonts w:hint="eastAsia"/>
        </w:rPr>
        <w:t xml:space="preserve">e </w:t>
      </w:r>
      <w:r>
        <w:t xml:space="preserve">also </w:t>
      </w:r>
      <w:r w:rsidRPr="006E3480">
        <w:rPr>
          <w:rFonts w:hint="eastAsia"/>
        </w:rPr>
        <w:t xml:space="preserve">collected </w:t>
      </w:r>
      <w:r>
        <w:t xml:space="preserve">published </w:t>
      </w:r>
      <w:proofErr w:type="spellStart"/>
      <w:r>
        <w:t>K</w:t>
      </w:r>
      <w:r w:rsidRPr="0073527C">
        <w:rPr>
          <w:vertAlign w:val="subscript"/>
        </w:rPr>
        <w:t>fs</w:t>
      </w:r>
      <w:proofErr w:type="spellEnd"/>
      <w:r>
        <w:t xml:space="preserve"> data from</w:t>
      </w:r>
      <w:r w:rsidRPr="006E3480">
        <w:rPr>
          <w:rFonts w:hint="eastAsia"/>
        </w:rPr>
        <w:t xml:space="preserve"> urban soil</w:t>
      </w:r>
      <w:r>
        <w:t>s</w:t>
      </w:r>
      <w:r w:rsidRPr="006E3480">
        <w:rPr>
          <w:rFonts w:hint="eastAsia"/>
        </w:rPr>
        <w:t xml:space="preserve"> </w:t>
      </w:r>
      <w:r>
        <w:t>studies</w:t>
      </w:r>
      <w:r w:rsidRPr="006E3480">
        <w:rPr>
          <w:rFonts w:hint="eastAsia"/>
        </w:rPr>
        <w:t xml:space="preserve"> to </w:t>
      </w:r>
      <w:r w:rsidR="0006525C">
        <w:t>verify</w:t>
      </w:r>
      <w:r w:rsidRPr="006E3480">
        <w:rPr>
          <w:rFonts w:hint="eastAsia"/>
        </w:rPr>
        <w:t xml:space="preserve"> the p</w:t>
      </w:r>
      <w:r>
        <w:rPr>
          <w:rFonts w:hint="eastAsia"/>
        </w:rPr>
        <w:t xml:space="preserve">erformance of </w:t>
      </w:r>
      <w:r>
        <w:t xml:space="preserve">the </w:t>
      </w:r>
      <w:r>
        <w:rPr>
          <w:rFonts w:hint="eastAsia"/>
        </w:rPr>
        <w:t>ANN and RF models developed in this study</w:t>
      </w:r>
      <w:r w:rsidRPr="006E3480">
        <w:rPr>
          <w:rFonts w:hint="eastAsia"/>
        </w:rPr>
        <w:t xml:space="preserve">. We conducted a literature search </w:t>
      </w:r>
      <w:r>
        <w:t>through</w:t>
      </w:r>
      <w:r w:rsidRPr="006E3480">
        <w:rPr>
          <w:rFonts w:hint="eastAsia"/>
        </w:rPr>
        <w:t xml:space="preserve"> </w:t>
      </w:r>
      <w:r w:rsidRPr="006E3480">
        <w:t>ISI Web of Science</w:t>
      </w:r>
      <w:r w:rsidRPr="006E3480">
        <w:rPr>
          <w:rFonts w:hint="eastAsia"/>
        </w:rPr>
        <w:t xml:space="preserve"> </w:t>
      </w:r>
      <w:r w:rsidRPr="006E3480">
        <w:t>and the China National Knowledge Infrastructure (CNKI)</w:t>
      </w:r>
      <w:r>
        <w:t>,</w:t>
      </w:r>
      <w:r w:rsidRPr="006E3480">
        <w:rPr>
          <w:rFonts w:hint="eastAsia"/>
        </w:rPr>
        <w:t xml:space="preserve"> </w:t>
      </w:r>
      <w:r>
        <w:t xml:space="preserve">using </w:t>
      </w:r>
      <w:r w:rsidRPr="006E3480">
        <w:t>the keywords “</w:t>
      </w:r>
      <w:r w:rsidRPr="006E3480">
        <w:rPr>
          <w:rFonts w:hint="eastAsia"/>
        </w:rPr>
        <w:t xml:space="preserve">urban soil </w:t>
      </w:r>
      <w:r w:rsidRPr="006E3480">
        <w:t>hydraulic</w:t>
      </w:r>
      <w:r w:rsidRPr="006E3480">
        <w:rPr>
          <w:rFonts w:hint="eastAsia"/>
        </w:rPr>
        <w:t xml:space="preserve"> conductivity</w:t>
      </w:r>
      <w:r w:rsidRPr="006E3480">
        <w:t>” or “</w:t>
      </w:r>
      <w:r w:rsidRPr="006E3480">
        <w:rPr>
          <w:rFonts w:hint="eastAsia"/>
        </w:rPr>
        <w:t>urban soil infiltration</w:t>
      </w:r>
      <w:r w:rsidRPr="006E3480">
        <w:t>”</w:t>
      </w:r>
      <w:bookmarkStart w:id="11" w:name="OLE_LINK41"/>
      <w:bookmarkStart w:id="12" w:name="OLE_LINK42"/>
      <w:r w:rsidRPr="006E3480">
        <w:t>.</w:t>
      </w:r>
      <w:r w:rsidRPr="006E3480">
        <w:rPr>
          <w:rFonts w:hint="eastAsia"/>
        </w:rPr>
        <w:t xml:space="preserve"> Papers from peer reviewed journals, </w:t>
      </w:r>
      <w:r w:rsidRPr="006E3480">
        <w:t>theses</w:t>
      </w:r>
      <w:r w:rsidRPr="006E3480">
        <w:rPr>
          <w:rFonts w:hint="eastAsia"/>
        </w:rPr>
        <w:t xml:space="preserve">, and dissertations were included. </w:t>
      </w:r>
      <w:r>
        <w:t>From</w:t>
      </w:r>
      <w:r w:rsidRPr="006E3480">
        <w:rPr>
          <w:rFonts w:hint="eastAsia"/>
        </w:rPr>
        <w:t xml:space="preserve"> a total of more than 50 papers, we </w:t>
      </w:r>
      <w:r w:rsidRPr="006E3480">
        <w:t xml:space="preserve">used the following criteria to </w:t>
      </w:r>
      <w:r>
        <w:t>identify appropriate sources</w:t>
      </w:r>
      <w:r w:rsidRPr="006E3480">
        <w:t>: (</w:t>
      </w:r>
      <w:r w:rsidRPr="006E3480">
        <w:rPr>
          <w:rFonts w:hint="eastAsia"/>
        </w:rPr>
        <w:t>1</w:t>
      </w:r>
      <w:r w:rsidRPr="006E3480">
        <w:t xml:space="preserve">) the </w:t>
      </w:r>
      <w:r w:rsidRPr="006E3480">
        <w:rPr>
          <w:rFonts w:hint="eastAsia"/>
        </w:rPr>
        <w:t xml:space="preserve">data </w:t>
      </w:r>
      <w:r>
        <w:t>came</w:t>
      </w:r>
      <w:r w:rsidRPr="006E3480">
        <w:rPr>
          <w:rFonts w:hint="eastAsia"/>
        </w:rPr>
        <w:t xml:space="preserve"> from the urban soils;</w:t>
      </w:r>
      <w:r w:rsidRPr="006E3480">
        <w:t xml:space="preserve"> (</w:t>
      </w:r>
      <w:r w:rsidR="00F236FA">
        <w:t>2</w:t>
      </w:r>
      <w:r w:rsidRPr="006E3480">
        <w:t xml:space="preserve">) </w:t>
      </w:r>
      <w:r w:rsidRPr="006E3480">
        <w:rPr>
          <w:rFonts w:hint="eastAsia"/>
        </w:rPr>
        <w:t>experiments</w:t>
      </w:r>
      <w:r w:rsidRPr="006E3480">
        <w:t xml:space="preserve"> were conducted in the field; </w:t>
      </w:r>
      <w:bookmarkEnd w:id="11"/>
      <w:bookmarkEnd w:id="12"/>
      <w:r w:rsidRPr="006E3480">
        <w:rPr>
          <w:rFonts w:hint="eastAsia"/>
        </w:rPr>
        <w:t>(</w:t>
      </w:r>
      <w:r w:rsidR="00F236FA">
        <w:t>3</w:t>
      </w:r>
      <w:r w:rsidRPr="006E3480">
        <w:rPr>
          <w:rFonts w:hint="eastAsia"/>
        </w:rPr>
        <w:t>)</w:t>
      </w:r>
      <w:r>
        <w:rPr>
          <w:rFonts w:hint="eastAsia"/>
        </w:rPr>
        <w:t xml:space="preserve"> </w:t>
      </w:r>
      <w:r w:rsidR="0074527B">
        <w:t>the study reported</w:t>
      </w:r>
      <w:r w:rsidR="00173E78">
        <w:rPr>
          <w:rFonts w:hint="eastAsia"/>
        </w:rPr>
        <w:t xml:space="preserve"> </w:t>
      </w:r>
      <w:proofErr w:type="spellStart"/>
      <w:r>
        <w:rPr>
          <w:rFonts w:hint="eastAsia"/>
        </w:rPr>
        <w:t>K</w:t>
      </w:r>
      <w:r w:rsidRPr="0073527C">
        <w:rPr>
          <w:vertAlign w:val="subscript"/>
        </w:rPr>
        <w:t>fs</w:t>
      </w:r>
      <w:proofErr w:type="spellEnd"/>
      <w:r w:rsidR="0068410B">
        <w:t xml:space="preserve"> </w:t>
      </w:r>
      <w:r w:rsidR="00173E78">
        <w:t xml:space="preserve">or steady-state one-dimensional infiltration </w:t>
      </w:r>
      <w:r w:rsidR="0074527B">
        <w:t xml:space="preserve">rates, </w:t>
      </w:r>
      <w:r w:rsidR="00173E78">
        <w:t xml:space="preserve">which we assumed was equal to </w:t>
      </w:r>
      <w:proofErr w:type="spellStart"/>
      <w:r w:rsidR="00173E78">
        <w:t>K</w:t>
      </w:r>
      <w:r w:rsidR="00173E78" w:rsidRPr="00173E78">
        <w:rPr>
          <w:vertAlign w:val="subscript"/>
        </w:rPr>
        <w:t>fs</w:t>
      </w:r>
      <w:proofErr w:type="spellEnd"/>
      <w:r w:rsidR="0074527B">
        <w:rPr>
          <w:vertAlign w:val="subscript"/>
        </w:rPr>
        <w:t xml:space="preserve"> </w:t>
      </w:r>
      <w:r w:rsidR="0074527B">
        <w:fldChar w:fldCharType="begin"/>
      </w:r>
      <w:r w:rsidR="00EC1342">
        <w:instrText xml:space="preserve"> ADDIN EN.CITE &lt;EndNote&gt;&lt;Cite&gt;&lt;Author&gt;Philip&lt;/Author&gt;&lt;Year&gt;1969&lt;/Year&gt;&lt;RecNum&gt;2123&lt;/RecNum&gt;&lt;DisplayText&gt;(Philip, 1969)&lt;/DisplayText&gt;&lt;record&gt;&lt;rec-number&gt;2123&lt;/rec-number&gt;&lt;foreign-keys&gt;&lt;key app="EN" db-id="x2ddzvadmrpetqerdx3pw2pi5df2r2ptrp5r" timestamp="1471484758"&gt;2123&lt;/key&gt;&lt;/foreign-keys&gt;&lt;ref-type name="Book Section"&gt;5&lt;/ref-type&gt;&lt;contributors&gt;&lt;authors&gt;&lt;author&gt;Philip, J. R.&lt;/author&gt;&lt;/authors&gt;&lt;secondary-authors&gt;&lt;author&gt;Ven Te Chow&lt;/author&gt;&lt;/secondary-authors&gt;&lt;/contributors&gt;&lt;titles&gt;&lt;title&gt;Theory of infiltration&lt;/title&gt;&lt;secondary-title&gt;Advances in Hydroscience&lt;/secondary-title&gt;&lt;/titles&gt;&lt;pages&gt;215-296&lt;/pages&gt;&lt;volume&gt;5&lt;/volume&gt;&lt;dates&gt;&lt;year&gt;1969&lt;/year&gt;&lt;/dates&gt;&lt;urls&gt;&lt;/urls&gt;&lt;/record&gt;&lt;/Cite&gt;&lt;/EndNote&gt;</w:instrText>
      </w:r>
      <w:r w:rsidR="0074527B">
        <w:fldChar w:fldCharType="separate"/>
      </w:r>
      <w:r w:rsidR="0074527B">
        <w:rPr>
          <w:noProof/>
        </w:rPr>
        <w:t>(Philip, 1969)</w:t>
      </w:r>
      <w:r w:rsidR="0074527B">
        <w:fldChar w:fldCharType="end"/>
      </w:r>
      <w:r>
        <w:rPr>
          <w:rFonts w:hint="eastAsia"/>
        </w:rPr>
        <w:t>;</w:t>
      </w:r>
      <w:r w:rsidRPr="006E3480">
        <w:rPr>
          <w:rFonts w:hint="eastAsia"/>
        </w:rPr>
        <w:t xml:space="preserve"> </w:t>
      </w:r>
      <w:r>
        <w:rPr>
          <w:rFonts w:hint="eastAsia"/>
        </w:rPr>
        <w:t>(</w:t>
      </w:r>
      <w:r w:rsidR="00F236FA">
        <w:t>4</w:t>
      </w:r>
      <w:r>
        <w:rPr>
          <w:rFonts w:hint="eastAsia"/>
        </w:rPr>
        <w:t xml:space="preserve">) </w:t>
      </w:r>
      <w:r w:rsidR="00F236FA">
        <w:t>%SSC</w:t>
      </w:r>
      <w:r>
        <w:rPr>
          <w:rFonts w:hint="eastAsia"/>
        </w:rPr>
        <w:t xml:space="preserve"> </w:t>
      </w:r>
      <w:r w:rsidR="00F236FA">
        <w:t>w</w:t>
      </w:r>
      <w:r w:rsidR="00173E78">
        <w:t>ere</w:t>
      </w:r>
      <w:r w:rsidR="00F236FA">
        <w:t xml:space="preserve"> reported</w:t>
      </w:r>
      <w:r>
        <w:t>; and (</w:t>
      </w:r>
      <w:r w:rsidR="00F236FA">
        <w:t>5</w:t>
      </w:r>
      <w:r>
        <w:t xml:space="preserve">) the study location or field conditions were </w:t>
      </w:r>
      <w:r w:rsidR="00F236FA">
        <w:t xml:space="preserve">described </w:t>
      </w:r>
      <w:r>
        <w:t>with sufficient information to infer soil structure</w:t>
      </w:r>
      <w:r w:rsidRPr="006E3480">
        <w:rPr>
          <w:rFonts w:hint="eastAsia"/>
        </w:rPr>
        <w:t xml:space="preserve">. </w:t>
      </w:r>
      <w:r w:rsidRPr="006E3480">
        <w:t xml:space="preserve">Within these constraints, </w:t>
      </w:r>
      <w:r w:rsidR="00173E78">
        <w:rPr>
          <w:rFonts w:hint="eastAsia"/>
        </w:rPr>
        <w:t>20</w:t>
      </w:r>
      <w:r>
        <w:rPr>
          <w:rFonts w:hint="eastAsia"/>
        </w:rPr>
        <w:t xml:space="preserve"> </w:t>
      </w:r>
      <w:proofErr w:type="spellStart"/>
      <w:r>
        <w:rPr>
          <w:rFonts w:hint="eastAsia"/>
        </w:rPr>
        <w:t>K</w:t>
      </w:r>
      <w:r w:rsidRPr="0073527C">
        <w:rPr>
          <w:vertAlign w:val="subscript"/>
        </w:rPr>
        <w:t>fs</w:t>
      </w:r>
      <w:proofErr w:type="spellEnd"/>
      <w:r w:rsidRPr="006E3480">
        <w:rPr>
          <w:rFonts w:hint="eastAsia"/>
        </w:rPr>
        <w:t xml:space="preserve"> data were extracted </w:t>
      </w:r>
      <w:r>
        <w:rPr>
          <w:rFonts w:hint="eastAsia"/>
        </w:rPr>
        <w:t xml:space="preserve">from </w:t>
      </w:r>
      <w:r w:rsidR="00173E78">
        <w:rPr>
          <w:rFonts w:hint="eastAsia"/>
        </w:rPr>
        <w:t>three</w:t>
      </w:r>
      <w:r w:rsidRPr="006E3480">
        <w:rPr>
          <w:rFonts w:hint="eastAsia"/>
        </w:rPr>
        <w:t xml:space="preserve"> papers (Table 1).</w:t>
      </w:r>
      <w:r>
        <w:rPr>
          <w:rFonts w:hint="eastAsia"/>
        </w:rPr>
        <w:t xml:space="preserve"> </w:t>
      </w:r>
      <w:proofErr w:type="spellStart"/>
      <w:r w:rsidR="0006525C">
        <w:rPr>
          <w:rFonts w:hint="eastAsia"/>
        </w:rPr>
        <w:t>K</w:t>
      </w:r>
      <w:r w:rsidR="0006525C" w:rsidRPr="0073527C">
        <w:rPr>
          <w:vertAlign w:val="subscript"/>
        </w:rPr>
        <w:t>fs</w:t>
      </w:r>
      <w:proofErr w:type="spellEnd"/>
      <w:r w:rsidR="0006525C">
        <w:rPr>
          <w:rFonts w:hint="eastAsia"/>
        </w:rPr>
        <w:t xml:space="preserve"> </w:t>
      </w:r>
      <w:r w:rsidR="0006525C">
        <w:t xml:space="preserve">values </w:t>
      </w:r>
      <w:r w:rsidR="0006525C">
        <w:rPr>
          <w:rFonts w:hint="eastAsia"/>
        </w:rPr>
        <w:t>collected from the historical papers r</w:t>
      </w:r>
      <w:r w:rsidR="00194F68">
        <w:rPr>
          <w:rFonts w:hint="eastAsia"/>
        </w:rPr>
        <w:t>anged from 0.4</w:t>
      </w:r>
      <w:r w:rsidR="0006525C">
        <w:rPr>
          <w:rFonts w:hint="eastAsia"/>
        </w:rPr>
        <w:t xml:space="preserve"> to 18.8 cm h</w:t>
      </w:r>
      <w:r w:rsidR="0006525C" w:rsidRPr="00B41A99">
        <w:rPr>
          <w:vertAlign w:val="superscript"/>
        </w:rPr>
        <w:t>-1</w:t>
      </w:r>
      <w:r w:rsidR="0006525C">
        <w:rPr>
          <w:rFonts w:hint="eastAsia"/>
        </w:rPr>
        <w:t xml:space="preserve">, with a mean of </w:t>
      </w:r>
      <w:r w:rsidR="00194F68">
        <w:rPr>
          <w:rFonts w:hint="eastAsia"/>
        </w:rPr>
        <w:t>5.67</w:t>
      </w:r>
      <w:r w:rsidR="0006525C">
        <w:rPr>
          <w:rFonts w:hint="eastAsia"/>
        </w:rPr>
        <w:t xml:space="preserve"> cm h</w:t>
      </w:r>
      <w:r w:rsidR="0006525C" w:rsidRPr="00B41A99">
        <w:rPr>
          <w:rFonts w:hint="eastAsia"/>
          <w:vertAlign w:val="superscript"/>
        </w:rPr>
        <w:t>-1</w:t>
      </w:r>
      <w:r w:rsidR="0006525C">
        <w:rPr>
          <w:rFonts w:hint="eastAsia"/>
        </w:rPr>
        <w:t>.</w:t>
      </w:r>
    </w:p>
    <w:p w14:paraId="743EF9F8" w14:textId="36EB3BDE" w:rsidR="00957E9B" w:rsidRPr="00ED222A" w:rsidRDefault="00957E9B" w:rsidP="00957E9B">
      <w:pPr>
        <w:spacing w:before="120" w:after="120" w:line="240" w:lineRule="auto"/>
        <w:rPr>
          <w:sz w:val="22"/>
          <w:szCs w:val="22"/>
        </w:rPr>
      </w:pPr>
      <w:proofErr w:type="gramStart"/>
      <w:r>
        <w:rPr>
          <w:rFonts w:hint="eastAsia"/>
          <w:b/>
          <w:sz w:val="22"/>
          <w:szCs w:val="22"/>
        </w:rPr>
        <w:lastRenderedPageBreak/>
        <w:t xml:space="preserve">Table </w:t>
      </w:r>
      <w:r w:rsidRPr="0094752C">
        <w:rPr>
          <w:rFonts w:hint="eastAsia"/>
          <w:b/>
          <w:sz w:val="22"/>
          <w:szCs w:val="22"/>
        </w:rPr>
        <w:t>1.</w:t>
      </w:r>
      <w:proofErr w:type="gramEnd"/>
      <w:r w:rsidRPr="0094752C">
        <w:rPr>
          <w:rFonts w:hint="eastAsia"/>
          <w:sz w:val="22"/>
          <w:szCs w:val="22"/>
        </w:rPr>
        <w:t xml:space="preserve"> S</w:t>
      </w:r>
      <w:r>
        <w:rPr>
          <w:sz w:val="22"/>
          <w:szCs w:val="22"/>
        </w:rPr>
        <w:t xml:space="preserve">ummary of data from three studies used to validate </w:t>
      </w:r>
      <w:proofErr w:type="spellStart"/>
      <w:r>
        <w:rPr>
          <w:sz w:val="22"/>
          <w:szCs w:val="22"/>
        </w:rPr>
        <w:t>pedotransfer</w:t>
      </w:r>
      <w:proofErr w:type="spellEnd"/>
      <w:r>
        <w:rPr>
          <w:sz w:val="22"/>
          <w:szCs w:val="22"/>
        </w:rPr>
        <w:t xml:space="preserve"> function (PTF) models. Texture = soil texture; Sa =</w:t>
      </w:r>
      <w:r>
        <w:rPr>
          <w:rFonts w:hint="eastAsia"/>
          <w:sz w:val="22"/>
          <w:szCs w:val="22"/>
        </w:rPr>
        <w:t xml:space="preserve"> </w:t>
      </w:r>
      <w:r>
        <w:rPr>
          <w:sz w:val="22"/>
          <w:szCs w:val="22"/>
        </w:rPr>
        <w:t>%</w:t>
      </w:r>
      <w:r w:rsidRPr="0094752C">
        <w:rPr>
          <w:rFonts w:hint="eastAsia"/>
          <w:sz w:val="22"/>
          <w:szCs w:val="22"/>
        </w:rPr>
        <w:t xml:space="preserve">sand, </w:t>
      </w:r>
      <w:r>
        <w:rPr>
          <w:sz w:val="22"/>
          <w:szCs w:val="22"/>
        </w:rPr>
        <w:t>Si = %</w:t>
      </w:r>
      <w:r w:rsidRPr="0094752C">
        <w:rPr>
          <w:rFonts w:hint="eastAsia"/>
          <w:sz w:val="22"/>
          <w:szCs w:val="22"/>
        </w:rPr>
        <w:t>silt</w:t>
      </w:r>
      <w:r>
        <w:rPr>
          <w:sz w:val="22"/>
          <w:szCs w:val="22"/>
        </w:rPr>
        <w:t>,</w:t>
      </w:r>
      <w:r w:rsidRPr="0094752C">
        <w:rPr>
          <w:rFonts w:hint="eastAsia"/>
          <w:sz w:val="22"/>
          <w:szCs w:val="22"/>
        </w:rPr>
        <w:t xml:space="preserve"> </w:t>
      </w:r>
      <w:r>
        <w:rPr>
          <w:sz w:val="22"/>
          <w:szCs w:val="22"/>
        </w:rPr>
        <w:t>Cl =</w:t>
      </w:r>
      <w:r w:rsidRPr="0094752C">
        <w:rPr>
          <w:rFonts w:hint="eastAsia"/>
          <w:sz w:val="22"/>
          <w:szCs w:val="22"/>
        </w:rPr>
        <w:t xml:space="preserve"> </w:t>
      </w:r>
      <w:r>
        <w:rPr>
          <w:sz w:val="22"/>
          <w:szCs w:val="22"/>
        </w:rPr>
        <w:t>%</w:t>
      </w:r>
      <w:r w:rsidRPr="0094752C">
        <w:rPr>
          <w:rFonts w:hint="eastAsia"/>
          <w:sz w:val="22"/>
          <w:szCs w:val="22"/>
        </w:rPr>
        <w:t>clay</w:t>
      </w:r>
      <w:r>
        <w:rPr>
          <w:sz w:val="22"/>
          <w:szCs w:val="22"/>
        </w:rPr>
        <w:t>; BD = b</w:t>
      </w:r>
      <w:r w:rsidRPr="0094752C">
        <w:rPr>
          <w:sz w:val="22"/>
          <w:szCs w:val="22"/>
        </w:rPr>
        <w:t xml:space="preserve">ulk density </w:t>
      </w:r>
      <w:r>
        <w:rPr>
          <w:sz w:val="22"/>
          <w:szCs w:val="22"/>
        </w:rPr>
        <w:t>in</w:t>
      </w:r>
      <w:r w:rsidRPr="0094752C">
        <w:rPr>
          <w:sz w:val="22"/>
          <w:szCs w:val="22"/>
        </w:rPr>
        <w:t xml:space="preserve"> g cm</w:t>
      </w:r>
      <w:r w:rsidRPr="0094752C">
        <w:rPr>
          <w:sz w:val="22"/>
          <w:szCs w:val="22"/>
          <w:vertAlign w:val="superscript"/>
        </w:rPr>
        <w:t>-3</w:t>
      </w:r>
      <w:r>
        <w:rPr>
          <w:sz w:val="22"/>
          <w:szCs w:val="22"/>
        </w:rPr>
        <w:t xml:space="preserve">; Type = structure type; </w:t>
      </w:r>
      <w:proofErr w:type="spellStart"/>
      <w:r>
        <w:rPr>
          <w:sz w:val="22"/>
          <w:szCs w:val="22"/>
        </w:rPr>
        <w:t>K</w:t>
      </w:r>
      <w:r w:rsidRPr="00ED222A">
        <w:rPr>
          <w:sz w:val="22"/>
          <w:szCs w:val="22"/>
          <w:vertAlign w:val="subscript"/>
        </w:rPr>
        <w:t>fs</w:t>
      </w:r>
      <w:proofErr w:type="spellEnd"/>
      <w:r w:rsidRPr="0094752C">
        <w:rPr>
          <w:sz w:val="22"/>
          <w:szCs w:val="22"/>
        </w:rPr>
        <w:t xml:space="preserve"> </w:t>
      </w:r>
      <w:r>
        <w:rPr>
          <w:sz w:val="22"/>
          <w:szCs w:val="22"/>
        </w:rPr>
        <w:t>= field-saturated hydraulic conductivity in</w:t>
      </w:r>
      <w:r w:rsidRPr="0094752C">
        <w:rPr>
          <w:sz w:val="22"/>
          <w:szCs w:val="22"/>
        </w:rPr>
        <w:t xml:space="preserve"> cm h</w:t>
      </w:r>
      <w:r w:rsidRPr="0094752C">
        <w:rPr>
          <w:sz w:val="22"/>
          <w:szCs w:val="22"/>
          <w:vertAlign w:val="superscript"/>
        </w:rPr>
        <w:t>-1</w:t>
      </w:r>
      <w:r>
        <w:rPr>
          <w:rFonts w:hint="eastAsia"/>
          <w:sz w:val="22"/>
          <w:szCs w:val="22"/>
        </w:rPr>
        <w:t xml:space="preserve">; ANN = </w:t>
      </w:r>
      <w:del w:id="13" w:author="Windows User" w:date="2019-03-30T15:31:00Z">
        <w:r w:rsidDel="00C7416F">
          <w:rPr>
            <w:sz w:val="22"/>
            <w:szCs w:val="22"/>
          </w:rPr>
          <w:delText>artificial</w:delText>
        </w:r>
        <w:r w:rsidDel="00C7416F">
          <w:rPr>
            <w:rFonts w:hint="eastAsia"/>
            <w:sz w:val="22"/>
            <w:szCs w:val="22"/>
          </w:rPr>
          <w:delText xml:space="preserve"> </w:delText>
        </w:r>
        <w:r w:rsidDel="00C7416F">
          <w:rPr>
            <w:sz w:val="22"/>
            <w:szCs w:val="22"/>
          </w:rPr>
          <w:delText xml:space="preserve">neural network </w:delText>
        </w:r>
      </w:del>
      <w:ins w:id="14" w:author="Windows User" w:date="2019-03-30T15:31:00Z">
        <w:r w:rsidR="00C7416F">
          <w:rPr>
            <w:sz w:val="22"/>
            <w:szCs w:val="22"/>
          </w:rPr>
          <w:t xml:space="preserve">Artificial Neural Network </w:t>
        </w:r>
      </w:ins>
      <w:r>
        <w:rPr>
          <w:sz w:val="22"/>
          <w:szCs w:val="22"/>
        </w:rPr>
        <w:t xml:space="preserve">prediction for </w:t>
      </w:r>
      <w:proofErr w:type="spellStart"/>
      <w:r>
        <w:rPr>
          <w:sz w:val="22"/>
          <w:szCs w:val="22"/>
        </w:rPr>
        <w:t>K</w:t>
      </w:r>
      <w:r w:rsidRPr="00F64207">
        <w:rPr>
          <w:sz w:val="22"/>
          <w:szCs w:val="22"/>
          <w:vertAlign w:val="subscript"/>
        </w:rPr>
        <w:t>fs</w:t>
      </w:r>
      <w:proofErr w:type="spellEnd"/>
      <w:r>
        <w:rPr>
          <w:sz w:val="22"/>
          <w:szCs w:val="22"/>
        </w:rPr>
        <w:t xml:space="preserve"> in cm h</w:t>
      </w:r>
      <w:r w:rsidRPr="00F64207">
        <w:rPr>
          <w:sz w:val="22"/>
          <w:szCs w:val="22"/>
          <w:vertAlign w:val="superscript"/>
        </w:rPr>
        <w:t>-1</w:t>
      </w:r>
      <w:r>
        <w:rPr>
          <w:sz w:val="22"/>
          <w:szCs w:val="22"/>
        </w:rPr>
        <w:t xml:space="preserve">; </w:t>
      </w:r>
      <w:r>
        <w:rPr>
          <w:rFonts w:hint="eastAsia"/>
          <w:sz w:val="22"/>
          <w:szCs w:val="22"/>
        </w:rPr>
        <w:t xml:space="preserve">RF1 = </w:t>
      </w:r>
      <w:del w:id="15" w:author="Windows User" w:date="2019-03-30T15:35:00Z">
        <w:r w:rsidDel="00187FAD">
          <w:rPr>
            <w:sz w:val="22"/>
            <w:szCs w:val="22"/>
          </w:rPr>
          <w:delText>random forest</w:delText>
        </w:r>
      </w:del>
      <w:ins w:id="16" w:author="Windows User" w:date="2019-03-30T15:35:00Z">
        <w:r w:rsidR="00187FAD">
          <w:rPr>
            <w:sz w:val="22"/>
            <w:szCs w:val="22"/>
          </w:rPr>
          <w:t>Random Forest</w:t>
        </w:r>
      </w:ins>
      <w:r>
        <w:rPr>
          <w:sz w:val="22"/>
          <w:szCs w:val="22"/>
        </w:rPr>
        <w:t xml:space="preserve"> without soil structure prediction for </w:t>
      </w:r>
      <w:proofErr w:type="spellStart"/>
      <w:r>
        <w:rPr>
          <w:sz w:val="22"/>
          <w:szCs w:val="22"/>
        </w:rPr>
        <w:t>K</w:t>
      </w:r>
      <w:r w:rsidRPr="00F64207">
        <w:rPr>
          <w:sz w:val="22"/>
          <w:szCs w:val="22"/>
          <w:vertAlign w:val="subscript"/>
        </w:rPr>
        <w:t>fs</w:t>
      </w:r>
      <w:proofErr w:type="spellEnd"/>
      <w:r>
        <w:rPr>
          <w:sz w:val="22"/>
          <w:szCs w:val="22"/>
        </w:rPr>
        <w:t xml:space="preserve"> in cm h</w:t>
      </w:r>
      <w:r w:rsidRPr="00F64207">
        <w:rPr>
          <w:sz w:val="22"/>
          <w:szCs w:val="22"/>
          <w:vertAlign w:val="superscript"/>
        </w:rPr>
        <w:t>-1</w:t>
      </w:r>
      <w:r>
        <w:rPr>
          <w:sz w:val="22"/>
          <w:szCs w:val="22"/>
        </w:rPr>
        <w:t>;</w:t>
      </w:r>
      <w:r>
        <w:rPr>
          <w:rFonts w:hint="eastAsia"/>
          <w:sz w:val="22"/>
          <w:szCs w:val="22"/>
        </w:rPr>
        <w:t xml:space="preserve"> RF</w:t>
      </w:r>
      <w:r>
        <w:rPr>
          <w:sz w:val="22"/>
          <w:szCs w:val="22"/>
        </w:rPr>
        <w:t>2</w:t>
      </w:r>
      <w:r>
        <w:rPr>
          <w:rFonts w:hint="eastAsia"/>
          <w:sz w:val="22"/>
          <w:szCs w:val="22"/>
        </w:rPr>
        <w:t xml:space="preserve"> = </w:t>
      </w:r>
      <w:del w:id="17" w:author="Windows User" w:date="2019-03-30T15:35:00Z">
        <w:r w:rsidDel="00187FAD">
          <w:rPr>
            <w:sz w:val="22"/>
            <w:szCs w:val="22"/>
          </w:rPr>
          <w:delText>random forest</w:delText>
        </w:r>
      </w:del>
      <w:ins w:id="18" w:author="Windows User" w:date="2019-03-30T15:35:00Z">
        <w:r w:rsidR="00187FAD">
          <w:rPr>
            <w:sz w:val="22"/>
            <w:szCs w:val="22"/>
          </w:rPr>
          <w:t>Random Forest</w:t>
        </w:r>
      </w:ins>
      <w:r>
        <w:rPr>
          <w:sz w:val="22"/>
          <w:szCs w:val="22"/>
        </w:rPr>
        <w:t xml:space="preserve"> with soil structure prediction for </w:t>
      </w:r>
      <w:proofErr w:type="spellStart"/>
      <w:r>
        <w:rPr>
          <w:sz w:val="22"/>
          <w:szCs w:val="22"/>
        </w:rPr>
        <w:t>K</w:t>
      </w:r>
      <w:r w:rsidRPr="00F64207">
        <w:rPr>
          <w:sz w:val="22"/>
          <w:szCs w:val="22"/>
          <w:vertAlign w:val="subscript"/>
        </w:rPr>
        <w:t>fs</w:t>
      </w:r>
      <w:proofErr w:type="spellEnd"/>
      <w:r>
        <w:rPr>
          <w:sz w:val="22"/>
          <w:szCs w:val="22"/>
        </w:rPr>
        <w:t xml:space="preserve"> in cm h</w:t>
      </w:r>
      <w:r w:rsidRPr="00F64207">
        <w:rPr>
          <w:sz w:val="22"/>
          <w:szCs w:val="22"/>
          <w:vertAlign w:val="superscript"/>
        </w:rPr>
        <w:t>-1</w:t>
      </w:r>
      <w:r>
        <w:rPr>
          <w:sz w:val="22"/>
          <w:szCs w:val="22"/>
        </w:rPr>
        <w:t>;</w:t>
      </w:r>
      <w:r>
        <w:rPr>
          <w:rFonts w:hint="eastAsia"/>
          <w:sz w:val="22"/>
          <w:szCs w:val="22"/>
        </w:rPr>
        <w:t xml:space="preserve"> </w:t>
      </w:r>
      <w:r w:rsidR="00236B4A">
        <w:rPr>
          <w:rFonts w:hint="eastAsia"/>
          <w:sz w:val="22"/>
          <w:szCs w:val="22"/>
        </w:rPr>
        <w:t>ROSE</w:t>
      </w:r>
      <w:r>
        <w:rPr>
          <w:rFonts w:hint="eastAsia"/>
          <w:sz w:val="22"/>
          <w:szCs w:val="22"/>
        </w:rPr>
        <w:t xml:space="preserve"> = </w:t>
      </w:r>
      <w:r w:rsidR="00236B4A">
        <w:rPr>
          <w:sz w:val="22"/>
          <w:szCs w:val="22"/>
        </w:rPr>
        <w:t>ROSETTA</w:t>
      </w:r>
      <w:r>
        <w:rPr>
          <w:sz w:val="22"/>
          <w:szCs w:val="22"/>
        </w:rPr>
        <w:t xml:space="preserve"> model prediction for </w:t>
      </w:r>
      <w:proofErr w:type="spellStart"/>
      <w:r>
        <w:rPr>
          <w:sz w:val="22"/>
          <w:szCs w:val="22"/>
        </w:rPr>
        <w:t>K</w:t>
      </w:r>
      <w:r w:rsidRPr="00F64207">
        <w:rPr>
          <w:sz w:val="22"/>
          <w:szCs w:val="22"/>
          <w:vertAlign w:val="subscript"/>
        </w:rPr>
        <w:t>fs</w:t>
      </w:r>
      <w:proofErr w:type="spellEnd"/>
      <w:r>
        <w:rPr>
          <w:sz w:val="22"/>
          <w:szCs w:val="22"/>
        </w:rPr>
        <w:t xml:space="preserve"> in cm h</w:t>
      </w:r>
      <w:r w:rsidRPr="00F64207">
        <w:rPr>
          <w:sz w:val="22"/>
          <w:szCs w:val="22"/>
          <w:vertAlign w:val="superscript"/>
        </w:rPr>
        <w:t>-1</w:t>
      </w:r>
      <w:r>
        <w:rPr>
          <w:sz w:val="22"/>
          <w:szCs w:val="22"/>
        </w:rPr>
        <w:t xml:space="preserve">. </w:t>
      </w:r>
      <w:r w:rsidRPr="0094752C">
        <w:rPr>
          <w:rFonts w:hint="eastAsia"/>
          <w:sz w:val="22"/>
          <w:szCs w:val="22"/>
        </w:rPr>
        <w:t xml:space="preserve">NA </w:t>
      </w:r>
      <w:r>
        <w:rPr>
          <w:sz w:val="22"/>
          <w:szCs w:val="22"/>
        </w:rPr>
        <w:t>indicates where</w:t>
      </w:r>
      <w:r w:rsidRPr="0094752C">
        <w:rPr>
          <w:rFonts w:hint="eastAsia"/>
          <w:sz w:val="22"/>
          <w:szCs w:val="22"/>
        </w:rPr>
        <w:t xml:space="preserve"> data</w:t>
      </w:r>
      <w:r>
        <w:rPr>
          <w:sz w:val="22"/>
          <w:szCs w:val="22"/>
        </w:rPr>
        <w:t xml:space="preserve"> was</w:t>
      </w:r>
      <w:r w:rsidRPr="0094752C">
        <w:rPr>
          <w:rFonts w:hint="eastAsia"/>
          <w:sz w:val="22"/>
          <w:szCs w:val="22"/>
        </w:rPr>
        <w:t xml:space="preserve"> not available. </w:t>
      </w:r>
      <w:r>
        <w:rPr>
          <w:sz w:val="22"/>
          <w:szCs w:val="22"/>
        </w:rPr>
        <w:t xml:space="preserve">For structure type, SG = single grain; P = platy; SBK = sub-angular blocky; G = granular. </w:t>
      </w:r>
    </w:p>
    <w:tbl>
      <w:tblPr>
        <w:tblW w:w="5042" w:type="pct"/>
        <w:tblBorders>
          <w:top w:val="single" w:sz="4" w:space="0" w:color="auto"/>
        </w:tblBorders>
        <w:tblLayout w:type="fixed"/>
        <w:tblLook w:val="04A0" w:firstRow="1" w:lastRow="0" w:firstColumn="1" w:lastColumn="0" w:noHBand="0" w:noVBand="1"/>
      </w:tblPr>
      <w:tblGrid>
        <w:gridCol w:w="913"/>
        <w:gridCol w:w="554"/>
        <w:gridCol w:w="547"/>
        <w:gridCol w:w="463"/>
        <w:gridCol w:w="579"/>
        <w:gridCol w:w="632"/>
        <w:gridCol w:w="541"/>
        <w:gridCol w:w="680"/>
        <w:gridCol w:w="603"/>
        <w:gridCol w:w="628"/>
        <w:gridCol w:w="718"/>
        <w:gridCol w:w="1686"/>
        <w:gridCol w:w="1112"/>
      </w:tblGrid>
      <w:tr w:rsidR="00236B4A" w:rsidRPr="00236B4A" w14:paraId="0214D471" w14:textId="77777777" w:rsidTr="00236B4A">
        <w:trPr>
          <w:trHeight w:val="300"/>
        </w:trPr>
        <w:tc>
          <w:tcPr>
            <w:tcW w:w="473" w:type="pct"/>
            <w:tcBorders>
              <w:top w:val="single" w:sz="4" w:space="0" w:color="auto"/>
              <w:bottom w:val="single" w:sz="4" w:space="0" w:color="auto"/>
            </w:tcBorders>
            <w:shd w:val="clear" w:color="auto" w:fill="auto"/>
            <w:noWrap/>
            <w:vAlign w:val="center"/>
            <w:hideMark/>
          </w:tcPr>
          <w:p w14:paraId="2F088CB7" w14:textId="77777777" w:rsidR="00236B4A" w:rsidRPr="00236B4A" w:rsidRDefault="00236B4A" w:rsidP="003C4F83">
            <w:pPr>
              <w:spacing w:line="240" w:lineRule="auto"/>
              <w:rPr>
                <w:rFonts w:eastAsia="Times New Roman"/>
                <w:b/>
                <w:color w:val="000000"/>
                <w:sz w:val="18"/>
                <w:szCs w:val="14"/>
              </w:rPr>
            </w:pPr>
            <w:r w:rsidRPr="00236B4A">
              <w:rPr>
                <w:rFonts w:eastAsia="Times New Roman"/>
                <w:b/>
                <w:color w:val="000000"/>
                <w:sz w:val="18"/>
                <w:szCs w:val="14"/>
              </w:rPr>
              <w:t>Texture</w:t>
            </w:r>
          </w:p>
        </w:tc>
        <w:tc>
          <w:tcPr>
            <w:tcW w:w="287" w:type="pct"/>
            <w:tcBorders>
              <w:top w:val="single" w:sz="4" w:space="0" w:color="auto"/>
              <w:bottom w:val="single" w:sz="4" w:space="0" w:color="auto"/>
            </w:tcBorders>
            <w:shd w:val="clear" w:color="auto" w:fill="auto"/>
            <w:noWrap/>
            <w:vAlign w:val="center"/>
            <w:hideMark/>
          </w:tcPr>
          <w:p w14:paraId="760B186D" w14:textId="77777777" w:rsidR="00236B4A" w:rsidRPr="00236B4A" w:rsidRDefault="00236B4A" w:rsidP="003C4F83">
            <w:pPr>
              <w:spacing w:line="240" w:lineRule="auto"/>
              <w:jc w:val="center"/>
              <w:rPr>
                <w:b/>
                <w:color w:val="000000"/>
                <w:sz w:val="18"/>
                <w:szCs w:val="14"/>
              </w:rPr>
            </w:pPr>
            <w:r w:rsidRPr="00236B4A">
              <w:rPr>
                <w:rFonts w:eastAsia="Times New Roman"/>
                <w:b/>
                <w:color w:val="000000"/>
                <w:sz w:val="18"/>
                <w:szCs w:val="14"/>
              </w:rPr>
              <w:t>Sa</w:t>
            </w:r>
          </w:p>
        </w:tc>
        <w:tc>
          <w:tcPr>
            <w:tcW w:w="283" w:type="pct"/>
            <w:tcBorders>
              <w:top w:val="single" w:sz="4" w:space="0" w:color="auto"/>
              <w:bottom w:val="single" w:sz="4" w:space="0" w:color="auto"/>
            </w:tcBorders>
            <w:shd w:val="clear" w:color="auto" w:fill="auto"/>
            <w:noWrap/>
            <w:vAlign w:val="center"/>
            <w:hideMark/>
          </w:tcPr>
          <w:p w14:paraId="22B50689" w14:textId="77777777" w:rsidR="00236B4A" w:rsidRPr="00236B4A" w:rsidRDefault="00236B4A" w:rsidP="003C4F83">
            <w:pPr>
              <w:spacing w:line="240" w:lineRule="auto"/>
              <w:jc w:val="center"/>
              <w:rPr>
                <w:b/>
                <w:color w:val="000000"/>
                <w:sz w:val="18"/>
                <w:szCs w:val="14"/>
              </w:rPr>
            </w:pPr>
            <w:r w:rsidRPr="00236B4A">
              <w:rPr>
                <w:rFonts w:eastAsia="Times New Roman"/>
                <w:b/>
                <w:color w:val="000000"/>
                <w:sz w:val="18"/>
                <w:szCs w:val="14"/>
              </w:rPr>
              <w:t>Si</w:t>
            </w:r>
          </w:p>
        </w:tc>
        <w:tc>
          <w:tcPr>
            <w:tcW w:w="240" w:type="pct"/>
            <w:tcBorders>
              <w:top w:val="single" w:sz="4" w:space="0" w:color="auto"/>
              <w:bottom w:val="single" w:sz="4" w:space="0" w:color="auto"/>
            </w:tcBorders>
            <w:shd w:val="clear" w:color="auto" w:fill="auto"/>
            <w:noWrap/>
            <w:vAlign w:val="center"/>
            <w:hideMark/>
          </w:tcPr>
          <w:p w14:paraId="15C86FD8" w14:textId="77777777" w:rsidR="00236B4A" w:rsidRPr="00236B4A" w:rsidRDefault="00236B4A" w:rsidP="003C4F83">
            <w:pPr>
              <w:spacing w:line="240" w:lineRule="auto"/>
              <w:jc w:val="center"/>
              <w:rPr>
                <w:b/>
                <w:color w:val="000000"/>
                <w:sz w:val="18"/>
                <w:szCs w:val="14"/>
              </w:rPr>
            </w:pPr>
            <w:r w:rsidRPr="00236B4A">
              <w:rPr>
                <w:rFonts w:eastAsia="Times New Roman"/>
                <w:b/>
                <w:color w:val="000000"/>
                <w:sz w:val="18"/>
                <w:szCs w:val="14"/>
              </w:rPr>
              <w:t>Cl</w:t>
            </w:r>
          </w:p>
        </w:tc>
        <w:tc>
          <w:tcPr>
            <w:tcW w:w="300" w:type="pct"/>
            <w:tcBorders>
              <w:top w:val="single" w:sz="4" w:space="0" w:color="auto"/>
              <w:bottom w:val="single" w:sz="4" w:space="0" w:color="auto"/>
            </w:tcBorders>
            <w:shd w:val="clear" w:color="auto" w:fill="auto"/>
            <w:noWrap/>
            <w:vAlign w:val="center"/>
            <w:hideMark/>
          </w:tcPr>
          <w:p w14:paraId="45775C2E" w14:textId="77777777" w:rsidR="00236B4A" w:rsidRPr="00236B4A" w:rsidRDefault="00236B4A" w:rsidP="003C4F83">
            <w:pPr>
              <w:spacing w:line="240" w:lineRule="auto"/>
              <w:jc w:val="center"/>
              <w:rPr>
                <w:rFonts w:eastAsia="Times New Roman"/>
                <w:b/>
                <w:color w:val="000000"/>
                <w:sz w:val="18"/>
                <w:szCs w:val="14"/>
              </w:rPr>
            </w:pPr>
            <w:r w:rsidRPr="00236B4A">
              <w:rPr>
                <w:rFonts w:eastAsia="Times New Roman"/>
                <w:b/>
                <w:color w:val="000000"/>
                <w:sz w:val="18"/>
                <w:szCs w:val="14"/>
              </w:rPr>
              <w:t>BD</w:t>
            </w:r>
          </w:p>
        </w:tc>
        <w:tc>
          <w:tcPr>
            <w:tcW w:w="327" w:type="pct"/>
            <w:tcBorders>
              <w:top w:val="single" w:sz="4" w:space="0" w:color="auto"/>
              <w:bottom w:val="single" w:sz="4" w:space="0" w:color="auto"/>
            </w:tcBorders>
            <w:vAlign w:val="center"/>
          </w:tcPr>
          <w:p w14:paraId="0F1818B8" w14:textId="77777777" w:rsidR="00236B4A" w:rsidRPr="00236B4A" w:rsidRDefault="00236B4A" w:rsidP="003C4F83">
            <w:pPr>
              <w:spacing w:line="240" w:lineRule="auto"/>
              <w:jc w:val="center"/>
              <w:rPr>
                <w:rFonts w:eastAsia="Times New Roman"/>
                <w:b/>
                <w:color w:val="000000"/>
                <w:sz w:val="18"/>
                <w:szCs w:val="14"/>
              </w:rPr>
            </w:pPr>
            <w:r w:rsidRPr="00236B4A">
              <w:rPr>
                <w:rFonts w:eastAsia="Times New Roman"/>
                <w:b/>
                <w:color w:val="000000"/>
                <w:sz w:val="18"/>
                <w:szCs w:val="14"/>
              </w:rPr>
              <w:t>Type</w:t>
            </w:r>
          </w:p>
        </w:tc>
        <w:tc>
          <w:tcPr>
            <w:tcW w:w="280" w:type="pct"/>
            <w:tcBorders>
              <w:top w:val="single" w:sz="4" w:space="0" w:color="auto"/>
              <w:bottom w:val="single" w:sz="4" w:space="0" w:color="auto"/>
            </w:tcBorders>
            <w:shd w:val="clear" w:color="auto" w:fill="auto"/>
            <w:noWrap/>
            <w:vAlign w:val="center"/>
            <w:hideMark/>
          </w:tcPr>
          <w:p w14:paraId="01F49C9B" w14:textId="77777777" w:rsidR="00236B4A" w:rsidRPr="00236B4A" w:rsidRDefault="00236B4A" w:rsidP="003C4F83">
            <w:pPr>
              <w:spacing w:line="240" w:lineRule="auto"/>
              <w:jc w:val="center"/>
              <w:rPr>
                <w:b/>
                <w:color w:val="000000"/>
                <w:sz w:val="18"/>
                <w:szCs w:val="14"/>
              </w:rPr>
            </w:pPr>
            <w:proofErr w:type="spellStart"/>
            <w:r w:rsidRPr="00236B4A">
              <w:rPr>
                <w:rFonts w:eastAsia="Times New Roman"/>
                <w:b/>
                <w:color w:val="000000"/>
                <w:sz w:val="18"/>
                <w:szCs w:val="14"/>
              </w:rPr>
              <w:t>K</w:t>
            </w:r>
            <w:r w:rsidRPr="00236B4A">
              <w:rPr>
                <w:rFonts w:eastAsia="Times New Roman"/>
                <w:b/>
                <w:color w:val="000000"/>
                <w:sz w:val="18"/>
                <w:szCs w:val="14"/>
                <w:vertAlign w:val="subscript"/>
              </w:rPr>
              <w:t>fs</w:t>
            </w:r>
            <w:proofErr w:type="spellEnd"/>
          </w:p>
        </w:tc>
        <w:tc>
          <w:tcPr>
            <w:tcW w:w="352" w:type="pct"/>
            <w:tcBorders>
              <w:top w:val="single" w:sz="4" w:space="0" w:color="auto"/>
              <w:bottom w:val="single" w:sz="4" w:space="0" w:color="auto"/>
            </w:tcBorders>
            <w:vAlign w:val="center"/>
          </w:tcPr>
          <w:p w14:paraId="2028A819" w14:textId="77777777" w:rsidR="00236B4A" w:rsidRPr="00236B4A" w:rsidRDefault="00236B4A" w:rsidP="003C4F83">
            <w:pPr>
              <w:spacing w:line="240" w:lineRule="auto"/>
              <w:jc w:val="center"/>
              <w:rPr>
                <w:b/>
                <w:color w:val="000000"/>
                <w:sz w:val="18"/>
                <w:szCs w:val="14"/>
              </w:rPr>
            </w:pPr>
            <w:r w:rsidRPr="00236B4A">
              <w:rPr>
                <w:rFonts w:hint="eastAsia"/>
                <w:b/>
                <w:color w:val="000000"/>
                <w:sz w:val="18"/>
                <w:szCs w:val="14"/>
              </w:rPr>
              <w:t>ANN</w:t>
            </w:r>
          </w:p>
        </w:tc>
        <w:tc>
          <w:tcPr>
            <w:tcW w:w="312" w:type="pct"/>
            <w:tcBorders>
              <w:top w:val="single" w:sz="4" w:space="0" w:color="auto"/>
              <w:bottom w:val="single" w:sz="4" w:space="0" w:color="auto"/>
            </w:tcBorders>
            <w:vAlign w:val="center"/>
          </w:tcPr>
          <w:p w14:paraId="52C58CFE" w14:textId="77777777" w:rsidR="00236B4A" w:rsidRPr="00236B4A" w:rsidRDefault="00236B4A" w:rsidP="003C4F83">
            <w:pPr>
              <w:spacing w:line="240" w:lineRule="auto"/>
              <w:jc w:val="center"/>
              <w:rPr>
                <w:b/>
                <w:color w:val="000000"/>
                <w:sz w:val="18"/>
                <w:szCs w:val="14"/>
              </w:rPr>
            </w:pPr>
            <w:r w:rsidRPr="00236B4A">
              <w:rPr>
                <w:rFonts w:hint="eastAsia"/>
                <w:b/>
                <w:color w:val="000000"/>
                <w:sz w:val="18"/>
                <w:szCs w:val="14"/>
              </w:rPr>
              <w:t>RF1</w:t>
            </w:r>
          </w:p>
        </w:tc>
        <w:tc>
          <w:tcPr>
            <w:tcW w:w="325" w:type="pct"/>
            <w:tcBorders>
              <w:top w:val="single" w:sz="4" w:space="0" w:color="auto"/>
              <w:bottom w:val="single" w:sz="4" w:space="0" w:color="auto"/>
            </w:tcBorders>
            <w:vAlign w:val="center"/>
          </w:tcPr>
          <w:p w14:paraId="7FBEC8CE" w14:textId="77777777" w:rsidR="00236B4A" w:rsidRPr="00236B4A" w:rsidRDefault="00236B4A" w:rsidP="003C4F83">
            <w:pPr>
              <w:spacing w:line="240" w:lineRule="auto"/>
              <w:jc w:val="center"/>
              <w:rPr>
                <w:rFonts w:eastAsia="Times New Roman"/>
                <w:b/>
                <w:color w:val="000000"/>
                <w:sz w:val="18"/>
                <w:szCs w:val="14"/>
              </w:rPr>
            </w:pPr>
            <w:r w:rsidRPr="00236B4A">
              <w:rPr>
                <w:rFonts w:hint="eastAsia"/>
                <w:b/>
                <w:color w:val="000000"/>
                <w:sz w:val="18"/>
                <w:szCs w:val="14"/>
              </w:rPr>
              <w:t>RF2</w:t>
            </w:r>
          </w:p>
        </w:tc>
        <w:tc>
          <w:tcPr>
            <w:tcW w:w="372" w:type="pct"/>
            <w:tcBorders>
              <w:top w:val="single" w:sz="4" w:space="0" w:color="auto"/>
              <w:bottom w:val="single" w:sz="4" w:space="0" w:color="auto"/>
            </w:tcBorders>
            <w:vAlign w:val="center"/>
          </w:tcPr>
          <w:p w14:paraId="552A938D" w14:textId="02C186DE" w:rsidR="00236B4A" w:rsidRPr="00236B4A" w:rsidRDefault="00236B4A" w:rsidP="003C4F83">
            <w:pPr>
              <w:spacing w:line="240" w:lineRule="auto"/>
              <w:jc w:val="center"/>
              <w:rPr>
                <w:rFonts w:eastAsia="Times New Roman"/>
                <w:b/>
                <w:color w:val="000000"/>
                <w:sz w:val="18"/>
                <w:szCs w:val="14"/>
              </w:rPr>
            </w:pPr>
            <w:r>
              <w:rPr>
                <w:rFonts w:eastAsia="Times New Roman"/>
                <w:b/>
                <w:color w:val="000000"/>
                <w:sz w:val="18"/>
                <w:szCs w:val="14"/>
              </w:rPr>
              <w:t>ROSE</w:t>
            </w:r>
          </w:p>
        </w:tc>
        <w:tc>
          <w:tcPr>
            <w:tcW w:w="873" w:type="pct"/>
            <w:tcBorders>
              <w:top w:val="single" w:sz="4" w:space="0" w:color="auto"/>
              <w:bottom w:val="single" w:sz="4" w:space="0" w:color="auto"/>
            </w:tcBorders>
            <w:shd w:val="clear" w:color="auto" w:fill="auto"/>
            <w:noWrap/>
            <w:vAlign w:val="center"/>
            <w:hideMark/>
          </w:tcPr>
          <w:p w14:paraId="5D6B66DB" w14:textId="77777777" w:rsidR="00236B4A" w:rsidRPr="00236B4A" w:rsidRDefault="00236B4A" w:rsidP="003C4F83">
            <w:pPr>
              <w:spacing w:line="240" w:lineRule="auto"/>
              <w:rPr>
                <w:rFonts w:eastAsia="Times New Roman"/>
                <w:b/>
                <w:color w:val="000000"/>
                <w:sz w:val="18"/>
                <w:szCs w:val="14"/>
              </w:rPr>
            </w:pPr>
            <w:r w:rsidRPr="00236B4A">
              <w:rPr>
                <w:rFonts w:eastAsia="Times New Roman"/>
                <w:b/>
                <w:color w:val="000000"/>
                <w:sz w:val="18"/>
                <w:szCs w:val="14"/>
              </w:rPr>
              <w:t>Citation</w:t>
            </w:r>
          </w:p>
        </w:tc>
        <w:tc>
          <w:tcPr>
            <w:tcW w:w="576" w:type="pct"/>
            <w:tcBorders>
              <w:top w:val="single" w:sz="4" w:space="0" w:color="auto"/>
              <w:bottom w:val="single" w:sz="4" w:space="0" w:color="auto"/>
            </w:tcBorders>
            <w:vAlign w:val="center"/>
          </w:tcPr>
          <w:p w14:paraId="7C55C934" w14:textId="77777777" w:rsidR="00236B4A" w:rsidRPr="00236B4A" w:rsidRDefault="00236B4A" w:rsidP="003C4F83">
            <w:pPr>
              <w:spacing w:line="240" w:lineRule="auto"/>
              <w:rPr>
                <w:b/>
                <w:color w:val="000000"/>
                <w:sz w:val="18"/>
                <w:szCs w:val="14"/>
              </w:rPr>
            </w:pPr>
            <w:r w:rsidRPr="00236B4A">
              <w:rPr>
                <w:b/>
                <w:color w:val="000000"/>
                <w:sz w:val="18"/>
                <w:szCs w:val="14"/>
              </w:rPr>
              <w:t>Infiltration test type</w:t>
            </w:r>
          </w:p>
        </w:tc>
      </w:tr>
      <w:tr w:rsidR="00236B4A" w:rsidRPr="00236B4A" w14:paraId="30E11539" w14:textId="77777777" w:rsidTr="00236B4A">
        <w:trPr>
          <w:trHeight w:val="300"/>
        </w:trPr>
        <w:tc>
          <w:tcPr>
            <w:tcW w:w="473" w:type="pct"/>
            <w:tcBorders>
              <w:top w:val="single" w:sz="4" w:space="0" w:color="auto"/>
            </w:tcBorders>
            <w:shd w:val="clear" w:color="auto" w:fill="auto"/>
            <w:noWrap/>
            <w:vAlign w:val="center"/>
            <w:hideMark/>
          </w:tcPr>
          <w:p w14:paraId="7426B2F6"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Sand</w:t>
            </w:r>
          </w:p>
        </w:tc>
        <w:tc>
          <w:tcPr>
            <w:tcW w:w="287" w:type="pct"/>
            <w:tcBorders>
              <w:top w:val="single" w:sz="4" w:space="0" w:color="auto"/>
            </w:tcBorders>
            <w:shd w:val="clear" w:color="auto" w:fill="auto"/>
            <w:noWrap/>
            <w:vAlign w:val="center"/>
            <w:hideMark/>
          </w:tcPr>
          <w:p w14:paraId="0BAC8541"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89.3</w:t>
            </w:r>
          </w:p>
        </w:tc>
        <w:tc>
          <w:tcPr>
            <w:tcW w:w="283" w:type="pct"/>
            <w:tcBorders>
              <w:top w:val="single" w:sz="4" w:space="0" w:color="auto"/>
            </w:tcBorders>
            <w:shd w:val="clear" w:color="auto" w:fill="auto"/>
            <w:noWrap/>
            <w:vAlign w:val="center"/>
            <w:hideMark/>
          </w:tcPr>
          <w:p w14:paraId="7480B8C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10.6</w:t>
            </w:r>
          </w:p>
        </w:tc>
        <w:tc>
          <w:tcPr>
            <w:tcW w:w="240" w:type="pct"/>
            <w:tcBorders>
              <w:top w:val="single" w:sz="4" w:space="0" w:color="auto"/>
            </w:tcBorders>
            <w:shd w:val="clear" w:color="auto" w:fill="auto"/>
            <w:noWrap/>
            <w:vAlign w:val="center"/>
            <w:hideMark/>
          </w:tcPr>
          <w:p w14:paraId="093E4E11"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0.1</w:t>
            </w:r>
          </w:p>
        </w:tc>
        <w:tc>
          <w:tcPr>
            <w:tcW w:w="300" w:type="pct"/>
            <w:tcBorders>
              <w:top w:val="single" w:sz="4" w:space="0" w:color="auto"/>
            </w:tcBorders>
            <w:shd w:val="clear" w:color="auto" w:fill="auto"/>
            <w:noWrap/>
            <w:vAlign w:val="center"/>
            <w:hideMark/>
          </w:tcPr>
          <w:p w14:paraId="3645A1A4"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1.48</w:t>
            </w:r>
          </w:p>
        </w:tc>
        <w:tc>
          <w:tcPr>
            <w:tcW w:w="327" w:type="pct"/>
            <w:tcBorders>
              <w:top w:val="single" w:sz="4" w:space="0" w:color="auto"/>
            </w:tcBorders>
            <w:vAlign w:val="center"/>
          </w:tcPr>
          <w:p w14:paraId="2856E4A6"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SG</w:t>
            </w:r>
          </w:p>
        </w:tc>
        <w:tc>
          <w:tcPr>
            <w:tcW w:w="280" w:type="pct"/>
            <w:tcBorders>
              <w:top w:val="single" w:sz="4" w:space="0" w:color="auto"/>
            </w:tcBorders>
            <w:shd w:val="clear" w:color="auto" w:fill="auto"/>
            <w:noWrap/>
            <w:vAlign w:val="center"/>
            <w:hideMark/>
          </w:tcPr>
          <w:p w14:paraId="7ECAC04D"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18.7</w:t>
            </w:r>
          </w:p>
        </w:tc>
        <w:tc>
          <w:tcPr>
            <w:tcW w:w="352" w:type="pct"/>
            <w:tcBorders>
              <w:top w:val="single" w:sz="4" w:space="0" w:color="auto"/>
            </w:tcBorders>
            <w:vAlign w:val="center"/>
          </w:tcPr>
          <w:p w14:paraId="43404814" w14:textId="77777777" w:rsidR="00236B4A" w:rsidRPr="00236B4A" w:rsidRDefault="00236B4A" w:rsidP="003C4F83">
            <w:pPr>
              <w:spacing w:line="240" w:lineRule="auto"/>
              <w:jc w:val="center"/>
              <w:rPr>
                <w:color w:val="FF0000"/>
                <w:sz w:val="18"/>
                <w:szCs w:val="14"/>
              </w:rPr>
            </w:pPr>
            <w:r w:rsidRPr="00236B4A">
              <w:rPr>
                <w:color w:val="000000"/>
                <w:sz w:val="18"/>
                <w:szCs w:val="14"/>
              </w:rPr>
              <w:t>7.75</w:t>
            </w:r>
          </w:p>
        </w:tc>
        <w:tc>
          <w:tcPr>
            <w:tcW w:w="312" w:type="pct"/>
            <w:tcBorders>
              <w:top w:val="single" w:sz="4" w:space="0" w:color="auto"/>
            </w:tcBorders>
            <w:vAlign w:val="center"/>
          </w:tcPr>
          <w:p w14:paraId="1419F5B8" w14:textId="77777777" w:rsidR="00236B4A" w:rsidRPr="00236B4A" w:rsidRDefault="00236B4A" w:rsidP="003C4F83">
            <w:pPr>
              <w:spacing w:line="240" w:lineRule="auto"/>
              <w:jc w:val="center"/>
              <w:rPr>
                <w:color w:val="FF0000"/>
                <w:sz w:val="18"/>
                <w:szCs w:val="14"/>
              </w:rPr>
            </w:pPr>
            <w:r w:rsidRPr="00236B4A">
              <w:rPr>
                <w:color w:val="000000"/>
                <w:sz w:val="18"/>
                <w:szCs w:val="14"/>
              </w:rPr>
              <w:t>9.63</w:t>
            </w:r>
          </w:p>
        </w:tc>
        <w:tc>
          <w:tcPr>
            <w:tcW w:w="325" w:type="pct"/>
            <w:tcBorders>
              <w:top w:val="single" w:sz="4" w:space="0" w:color="auto"/>
            </w:tcBorders>
            <w:vAlign w:val="center"/>
          </w:tcPr>
          <w:p w14:paraId="42F44E23"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7.36</w:t>
            </w:r>
          </w:p>
        </w:tc>
        <w:tc>
          <w:tcPr>
            <w:tcW w:w="372" w:type="pct"/>
            <w:tcBorders>
              <w:top w:val="single" w:sz="4" w:space="0" w:color="auto"/>
            </w:tcBorders>
            <w:vAlign w:val="center"/>
          </w:tcPr>
          <w:p w14:paraId="31667AB2"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340</w:t>
            </w:r>
          </w:p>
        </w:tc>
        <w:tc>
          <w:tcPr>
            <w:tcW w:w="873" w:type="pct"/>
            <w:tcBorders>
              <w:top w:val="single" w:sz="4" w:space="0" w:color="auto"/>
            </w:tcBorders>
            <w:shd w:val="clear" w:color="auto" w:fill="auto"/>
            <w:noWrap/>
            <w:vAlign w:val="center"/>
            <w:hideMark/>
          </w:tcPr>
          <w:p w14:paraId="437DBA4F"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Gregory et al. (2006)</w:t>
            </w:r>
          </w:p>
        </w:tc>
        <w:tc>
          <w:tcPr>
            <w:tcW w:w="576" w:type="pct"/>
            <w:tcBorders>
              <w:top w:val="single" w:sz="4" w:space="0" w:color="auto"/>
            </w:tcBorders>
            <w:vAlign w:val="center"/>
          </w:tcPr>
          <w:p w14:paraId="496132A7" w14:textId="77777777" w:rsidR="00236B4A" w:rsidRPr="00236B4A" w:rsidRDefault="00236B4A" w:rsidP="003C4F83">
            <w:pPr>
              <w:spacing w:line="240" w:lineRule="auto"/>
              <w:rPr>
                <w:sz w:val="18"/>
                <w:szCs w:val="14"/>
              </w:rPr>
            </w:pPr>
            <w:r w:rsidRPr="00236B4A">
              <w:rPr>
                <w:rFonts w:hint="eastAsia"/>
                <w:sz w:val="18"/>
                <w:szCs w:val="14"/>
              </w:rPr>
              <w:t>D</w:t>
            </w:r>
            <w:r w:rsidRPr="00236B4A">
              <w:rPr>
                <w:sz w:val="18"/>
                <w:szCs w:val="14"/>
              </w:rPr>
              <w:t>ouble ring</w:t>
            </w:r>
          </w:p>
        </w:tc>
      </w:tr>
      <w:tr w:rsidR="00236B4A" w:rsidRPr="00236B4A" w14:paraId="58E7E99B" w14:textId="77777777" w:rsidTr="00236B4A">
        <w:trPr>
          <w:trHeight w:val="300"/>
        </w:trPr>
        <w:tc>
          <w:tcPr>
            <w:tcW w:w="473" w:type="pct"/>
            <w:shd w:val="clear" w:color="auto" w:fill="auto"/>
            <w:noWrap/>
            <w:vAlign w:val="center"/>
            <w:hideMark/>
          </w:tcPr>
          <w:p w14:paraId="45F7FC68"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Sand</w:t>
            </w:r>
          </w:p>
        </w:tc>
        <w:tc>
          <w:tcPr>
            <w:tcW w:w="287" w:type="pct"/>
            <w:shd w:val="clear" w:color="auto" w:fill="auto"/>
            <w:noWrap/>
            <w:vAlign w:val="center"/>
            <w:hideMark/>
          </w:tcPr>
          <w:p w14:paraId="559AED4F"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96.2</w:t>
            </w:r>
          </w:p>
        </w:tc>
        <w:tc>
          <w:tcPr>
            <w:tcW w:w="283" w:type="pct"/>
            <w:shd w:val="clear" w:color="auto" w:fill="auto"/>
            <w:noWrap/>
            <w:vAlign w:val="center"/>
            <w:hideMark/>
          </w:tcPr>
          <w:p w14:paraId="338ECD23"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1.8</w:t>
            </w:r>
          </w:p>
        </w:tc>
        <w:tc>
          <w:tcPr>
            <w:tcW w:w="240" w:type="pct"/>
            <w:shd w:val="clear" w:color="auto" w:fill="auto"/>
            <w:noWrap/>
            <w:vAlign w:val="center"/>
            <w:hideMark/>
          </w:tcPr>
          <w:p w14:paraId="08607E9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w:t>
            </w:r>
          </w:p>
        </w:tc>
        <w:tc>
          <w:tcPr>
            <w:tcW w:w="300" w:type="pct"/>
            <w:shd w:val="clear" w:color="auto" w:fill="auto"/>
            <w:noWrap/>
            <w:vAlign w:val="center"/>
            <w:hideMark/>
          </w:tcPr>
          <w:p w14:paraId="78E586F9"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1.52</w:t>
            </w:r>
          </w:p>
        </w:tc>
        <w:tc>
          <w:tcPr>
            <w:tcW w:w="327" w:type="pct"/>
            <w:vAlign w:val="center"/>
          </w:tcPr>
          <w:p w14:paraId="1878050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SG</w:t>
            </w:r>
          </w:p>
        </w:tc>
        <w:tc>
          <w:tcPr>
            <w:tcW w:w="280" w:type="pct"/>
            <w:shd w:val="clear" w:color="auto" w:fill="auto"/>
            <w:noWrap/>
            <w:vAlign w:val="center"/>
            <w:hideMark/>
          </w:tcPr>
          <w:p w14:paraId="0D866D46"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16</w:t>
            </w:r>
            <w:r w:rsidRPr="00236B4A">
              <w:rPr>
                <w:color w:val="000000"/>
                <w:sz w:val="18"/>
                <w:szCs w:val="14"/>
              </w:rPr>
              <w:t>.0</w:t>
            </w:r>
          </w:p>
        </w:tc>
        <w:tc>
          <w:tcPr>
            <w:tcW w:w="352" w:type="pct"/>
            <w:vAlign w:val="center"/>
          </w:tcPr>
          <w:p w14:paraId="791ADE22" w14:textId="77777777" w:rsidR="00236B4A" w:rsidRPr="00236B4A" w:rsidRDefault="00236B4A" w:rsidP="003C4F83">
            <w:pPr>
              <w:spacing w:line="240" w:lineRule="auto"/>
              <w:jc w:val="center"/>
              <w:rPr>
                <w:color w:val="FF0000"/>
                <w:sz w:val="18"/>
                <w:szCs w:val="14"/>
              </w:rPr>
            </w:pPr>
            <w:r w:rsidRPr="00236B4A">
              <w:rPr>
                <w:color w:val="000000"/>
                <w:sz w:val="18"/>
                <w:szCs w:val="14"/>
              </w:rPr>
              <w:t>7.75</w:t>
            </w:r>
          </w:p>
        </w:tc>
        <w:tc>
          <w:tcPr>
            <w:tcW w:w="312" w:type="pct"/>
            <w:vAlign w:val="center"/>
          </w:tcPr>
          <w:p w14:paraId="16C8B80A" w14:textId="77777777" w:rsidR="00236B4A" w:rsidRPr="00236B4A" w:rsidRDefault="00236B4A" w:rsidP="003C4F83">
            <w:pPr>
              <w:spacing w:line="240" w:lineRule="auto"/>
              <w:jc w:val="center"/>
              <w:rPr>
                <w:color w:val="FF0000"/>
                <w:sz w:val="18"/>
                <w:szCs w:val="14"/>
              </w:rPr>
            </w:pPr>
            <w:r w:rsidRPr="00236B4A">
              <w:rPr>
                <w:color w:val="000000"/>
                <w:sz w:val="18"/>
                <w:szCs w:val="14"/>
              </w:rPr>
              <w:t>9.63</w:t>
            </w:r>
          </w:p>
        </w:tc>
        <w:tc>
          <w:tcPr>
            <w:tcW w:w="325" w:type="pct"/>
            <w:vAlign w:val="center"/>
          </w:tcPr>
          <w:p w14:paraId="2D490A83"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7.36</w:t>
            </w:r>
          </w:p>
        </w:tc>
        <w:tc>
          <w:tcPr>
            <w:tcW w:w="372" w:type="pct"/>
            <w:vAlign w:val="center"/>
          </w:tcPr>
          <w:p w14:paraId="662503E0"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872</w:t>
            </w:r>
          </w:p>
        </w:tc>
        <w:tc>
          <w:tcPr>
            <w:tcW w:w="873" w:type="pct"/>
            <w:shd w:val="clear" w:color="auto" w:fill="auto"/>
            <w:noWrap/>
            <w:vAlign w:val="center"/>
            <w:hideMark/>
          </w:tcPr>
          <w:p w14:paraId="3512A2BC"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Gregory et al. (2006)</w:t>
            </w:r>
          </w:p>
        </w:tc>
        <w:tc>
          <w:tcPr>
            <w:tcW w:w="576" w:type="pct"/>
            <w:vAlign w:val="center"/>
          </w:tcPr>
          <w:p w14:paraId="26F9D187" w14:textId="77777777" w:rsidR="00236B4A" w:rsidRPr="00236B4A" w:rsidRDefault="00236B4A" w:rsidP="003C4F83">
            <w:pPr>
              <w:spacing w:line="240" w:lineRule="auto"/>
              <w:rPr>
                <w:sz w:val="18"/>
                <w:szCs w:val="14"/>
              </w:rPr>
            </w:pPr>
            <w:r w:rsidRPr="00236B4A">
              <w:rPr>
                <w:rFonts w:hint="eastAsia"/>
                <w:sz w:val="18"/>
                <w:szCs w:val="14"/>
              </w:rPr>
              <w:t>D</w:t>
            </w:r>
            <w:r w:rsidRPr="00236B4A">
              <w:rPr>
                <w:sz w:val="18"/>
                <w:szCs w:val="14"/>
              </w:rPr>
              <w:t>ouble ring</w:t>
            </w:r>
          </w:p>
        </w:tc>
      </w:tr>
      <w:tr w:rsidR="00236B4A" w:rsidRPr="00236B4A" w14:paraId="313299E9" w14:textId="77777777" w:rsidTr="00236B4A">
        <w:trPr>
          <w:trHeight w:val="300"/>
        </w:trPr>
        <w:tc>
          <w:tcPr>
            <w:tcW w:w="473" w:type="pct"/>
            <w:shd w:val="clear" w:color="auto" w:fill="auto"/>
            <w:noWrap/>
            <w:vAlign w:val="center"/>
            <w:hideMark/>
          </w:tcPr>
          <w:p w14:paraId="53F9B6AD"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Sand</w:t>
            </w:r>
          </w:p>
        </w:tc>
        <w:tc>
          <w:tcPr>
            <w:tcW w:w="287" w:type="pct"/>
            <w:shd w:val="clear" w:color="auto" w:fill="auto"/>
            <w:noWrap/>
            <w:vAlign w:val="center"/>
            <w:hideMark/>
          </w:tcPr>
          <w:p w14:paraId="2DE1DCBF"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96.2</w:t>
            </w:r>
          </w:p>
        </w:tc>
        <w:tc>
          <w:tcPr>
            <w:tcW w:w="283" w:type="pct"/>
            <w:shd w:val="clear" w:color="auto" w:fill="auto"/>
            <w:noWrap/>
            <w:vAlign w:val="center"/>
            <w:hideMark/>
          </w:tcPr>
          <w:p w14:paraId="4CDE5351"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1.8</w:t>
            </w:r>
          </w:p>
        </w:tc>
        <w:tc>
          <w:tcPr>
            <w:tcW w:w="240" w:type="pct"/>
            <w:shd w:val="clear" w:color="auto" w:fill="auto"/>
            <w:noWrap/>
            <w:vAlign w:val="center"/>
            <w:hideMark/>
          </w:tcPr>
          <w:p w14:paraId="082F32A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w:t>
            </w:r>
          </w:p>
        </w:tc>
        <w:tc>
          <w:tcPr>
            <w:tcW w:w="300" w:type="pct"/>
            <w:shd w:val="clear" w:color="auto" w:fill="auto"/>
            <w:noWrap/>
            <w:vAlign w:val="center"/>
            <w:hideMark/>
          </w:tcPr>
          <w:p w14:paraId="15B6FD8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1.47</w:t>
            </w:r>
          </w:p>
        </w:tc>
        <w:tc>
          <w:tcPr>
            <w:tcW w:w="327" w:type="pct"/>
            <w:vAlign w:val="center"/>
          </w:tcPr>
          <w:p w14:paraId="2829A546"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SG</w:t>
            </w:r>
          </w:p>
        </w:tc>
        <w:tc>
          <w:tcPr>
            <w:tcW w:w="280" w:type="pct"/>
            <w:shd w:val="clear" w:color="auto" w:fill="auto"/>
            <w:noWrap/>
            <w:vAlign w:val="center"/>
            <w:hideMark/>
          </w:tcPr>
          <w:p w14:paraId="4989CD0F"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18.8</w:t>
            </w:r>
          </w:p>
        </w:tc>
        <w:tc>
          <w:tcPr>
            <w:tcW w:w="352" w:type="pct"/>
            <w:vAlign w:val="center"/>
          </w:tcPr>
          <w:p w14:paraId="468CA5FF" w14:textId="77777777" w:rsidR="00236B4A" w:rsidRPr="00236B4A" w:rsidRDefault="00236B4A" w:rsidP="003C4F83">
            <w:pPr>
              <w:spacing w:line="240" w:lineRule="auto"/>
              <w:jc w:val="center"/>
              <w:rPr>
                <w:color w:val="FF0000"/>
                <w:sz w:val="18"/>
                <w:szCs w:val="14"/>
              </w:rPr>
            </w:pPr>
            <w:r w:rsidRPr="00236B4A">
              <w:rPr>
                <w:color w:val="000000"/>
                <w:sz w:val="18"/>
                <w:szCs w:val="14"/>
              </w:rPr>
              <w:t>7.2</w:t>
            </w:r>
            <w:r w:rsidRPr="00236B4A">
              <w:rPr>
                <w:rFonts w:hint="eastAsia"/>
                <w:color w:val="000000"/>
                <w:sz w:val="18"/>
                <w:szCs w:val="14"/>
              </w:rPr>
              <w:t>5</w:t>
            </w:r>
          </w:p>
        </w:tc>
        <w:tc>
          <w:tcPr>
            <w:tcW w:w="312" w:type="pct"/>
            <w:vAlign w:val="center"/>
          </w:tcPr>
          <w:p w14:paraId="1CC8F08B" w14:textId="77777777" w:rsidR="00236B4A" w:rsidRPr="00236B4A" w:rsidRDefault="00236B4A" w:rsidP="003C4F83">
            <w:pPr>
              <w:spacing w:line="240" w:lineRule="auto"/>
              <w:jc w:val="center"/>
              <w:rPr>
                <w:color w:val="FF0000"/>
                <w:sz w:val="18"/>
                <w:szCs w:val="14"/>
              </w:rPr>
            </w:pPr>
            <w:r w:rsidRPr="00236B4A">
              <w:rPr>
                <w:color w:val="000000"/>
                <w:sz w:val="18"/>
                <w:szCs w:val="14"/>
              </w:rPr>
              <w:t>9.63</w:t>
            </w:r>
          </w:p>
        </w:tc>
        <w:tc>
          <w:tcPr>
            <w:tcW w:w="325" w:type="pct"/>
            <w:vAlign w:val="center"/>
          </w:tcPr>
          <w:p w14:paraId="63C0D438"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7.36</w:t>
            </w:r>
          </w:p>
        </w:tc>
        <w:tc>
          <w:tcPr>
            <w:tcW w:w="372" w:type="pct"/>
            <w:vAlign w:val="center"/>
          </w:tcPr>
          <w:p w14:paraId="779A4C5F"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872</w:t>
            </w:r>
          </w:p>
        </w:tc>
        <w:tc>
          <w:tcPr>
            <w:tcW w:w="873" w:type="pct"/>
            <w:shd w:val="clear" w:color="auto" w:fill="auto"/>
            <w:noWrap/>
            <w:vAlign w:val="center"/>
            <w:hideMark/>
          </w:tcPr>
          <w:p w14:paraId="7570C528"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Gregory et al. (2006)</w:t>
            </w:r>
          </w:p>
        </w:tc>
        <w:tc>
          <w:tcPr>
            <w:tcW w:w="576" w:type="pct"/>
            <w:vAlign w:val="center"/>
          </w:tcPr>
          <w:p w14:paraId="0248780F" w14:textId="77777777" w:rsidR="00236B4A" w:rsidRPr="00236B4A" w:rsidRDefault="00236B4A" w:rsidP="003C4F83">
            <w:pPr>
              <w:spacing w:line="240" w:lineRule="auto"/>
              <w:rPr>
                <w:sz w:val="18"/>
                <w:szCs w:val="14"/>
              </w:rPr>
            </w:pPr>
            <w:r w:rsidRPr="00236B4A">
              <w:rPr>
                <w:rFonts w:hint="eastAsia"/>
                <w:sz w:val="18"/>
                <w:szCs w:val="14"/>
              </w:rPr>
              <w:t>D</w:t>
            </w:r>
            <w:r w:rsidRPr="00236B4A">
              <w:rPr>
                <w:sz w:val="18"/>
                <w:szCs w:val="14"/>
              </w:rPr>
              <w:t>ouble ring</w:t>
            </w:r>
          </w:p>
        </w:tc>
      </w:tr>
      <w:tr w:rsidR="00236B4A" w:rsidRPr="00236B4A" w14:paraId="2E88F92D" w14:textId="77777777" w:rsidTr="00236B4A">
        <w:trPr>
          <w:trHeight w:val="300"/>
        </w:trPr>
        <w:tc>
          <w:tcPr>
            <w:tcW w:w="473" w:type="pct"/>
            <w:shd w:val="clear" w:color="auto" w:fill="auto"/>
            <w:noWrap/>
            <w:vAlign w:val="center"/>
            <w:hideMark/>
          </w:tcPr>
          <w:p w14:paraId="7D475DE7"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Loam</w:t>
            </w:r>
          </w:p>
        </w:tc>
        <w:tc>
          <w:tcPr>
            <w:tcW w:w="287" w:type="pct"/>
            <w:shd w:val="clear" w:color="auto" w:fill="auto"/>
            <w:noWrap/>
            <w:vAlign w:val="center"/>
            <w:hideMark/>
          </w:tcPr>
          <w:p w14:paraId="35EA6B1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28</w:t>
            </w:r>
          </w:p>
        </w:tc>
        <w:tc>
          <w:tcPr>
            <w:tcW w:w="283" w:type="pct"/>
            <w:shd w:val="clear" w:color="auto" w:fill="auto"/>
            <w:noWrap/>
            <w:vAlign w:val="center"/>
            <w:hideMark/>
          </w:tcPr>
          <w:p w14:paraId="7D1B3B13"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47</w:t>
            </w:r>
          </w:p>
        </w:tc>
        <w:tc>
          <w:tcPr>
            <w:tcW w:w="240" w:type="pct"/>
            <w:shd w:val="clear" w:color="auto" w:fill="auto"/>
            <w:noWrap/>
            <w:vAlign w:val="center"/>
            <w:hideMark/>
          </w:tcPr>
          <w:p w14:paraId="18B6536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25</w:t>
            </w:r>
          </w:p>
        </w:tc>
        <w:tc>
          <w:tcPr>
            <w:tcW w:w="300" w:type="pct"/>
            <w:shd w:val="clear" w:color="auto" w:fill="auto"/>
            <w:noWrap/>
            <w:vAlign w:val="center"/>
            <w:hideMark/>
          </w:tcPr>
          <w:p w14:paraId="25AB121B"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2EE24E4E"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P</w:t>
            </w:r>
          </w:p>
        </w:tc>
        <w:tc>
          <w:tcPr>
            <w:tcW w:w="280" w:type="pct"/>
            <w:shd w:val="clear" w:color="auto" w:fill="auto"/>
            <w:noWrap/>
            <w:vAlign w:val="center"/>
            <w:hideMark/>
          </w:tcPr>
          <w:p w14:paraId="2C7FB2DE"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0.4</w:t>
            </w:r>
            <w:r w:rsidRPr="00236B4A">
              <w:rPr>
                <w:color w:val="000000"/>
                <w:sz w:val="18"/>
                <w:szCs w:val="14"/>
              </w:rPr>
              <w:t>0</w:t>
            </w:r>
          </w:p>
        </w:tc>
        <w:tc>
          <w:tcPr>
            <w:tcW w:w="352" w:type="pct"/>
            <w:vAlign w:val="center"/>
          </w:tcPr>
          <w:p w14:paraId="39FDAF9D" w14:textId="77777777" w:rsidR="00236B4A" w:rsidRPr="00236B4A" w:rsidRDefault="00236B4A" w:rsidP="003C4F83">
            <w:pPr>
              <w:spacing w:line="240" w:lineRule="auto"/>
              <w:jc w:val="center"/>
              <w:rPr>
                <w:color w:val="FF0000"/>
                <w:sz w:val="18"/>
                <w:szCs w:val="14"/>
              </w:rPr>
            </w:pPr>
            <w:r w:rsidRPr="00236B4A">
              <w:rPr>
                <w:color w:val="000000"/>
                <w:sz w:val="18"/>
                <w:szCs w:val="14"/>
              </w:rPr>
              <w:t>0.38</w:t>
            </w:r>
          </w:p>
        </w:tc>
        <w:tc>
          <w:tcPr>
            <w:tcW w:w="312" w:type="pct"/>
            <w:vAlign w:val="center"/>
          </w:tcPr>
          <w:p w14:paraId="5446E004" w14:textId="77777777" w:rsidR="00236B4A" w:rsidRPr="00236B4A" w:rsidRDefault="00236B4A" w:rsidP="003C4F83">
            <w:pPr>
              <w:spacing w:line="240" w:lineRule="auto"/>
              <w:jc w:val="center"/>
              <w:rPr>
                <w:color w:val="FF0000"/>
                <w:sz w:val="18"/>
                <w:szCs w:val="14"/>
              </w:rPr>
            </w:pPr>
            <w:r w:rsidRPr="00236B4A">
              <w:rPr>
                <w:color w:val="000000"/>
                <w:sz w:val="18"/>
                <w:szCs w:val="14"/>
              </w:rPr>
              <w:t>0.41</w:t>
            </w:r>
          </w:p>
        </w:tc>
        <w:tc>
          <w:tcPr>
            <w:tcW w:w="325" w:type="pct"/>
            <w:vAlign w:val="center"/>
          </w:tcPr>
          <w:p w14:paraId="3E0CEC52"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0.29</w:t>
            </w:r>
          </w:p>
        </w:tc>
        <w:tc>
          <w:tcPr>
            <w:tcW w:w="372" w:type="pct"/>
            <w:vAlign w:val="center"/>
          </w:tcPr>
          <w:p w14:paraId="10D2CAB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13.2</w:t>
            </w:r>
          </w:p>
        </w:tc>
        <w:tc>
          <w:tcPr>
            <w:tcW w:w="873" w:type="pct"/>
            <w:shd w:val="clear" w:color="auto" w:fill="auto"/>
            <w:noWrap/>
            <w:vAlign w:val="center"/>
            <w:hideMark/>
          </w:tcPr>
          <w:p w14:paraId="01B7F93F"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09E197CB"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039CD473" w14:textId="77777777" w:rsidTr="00236B4A">
        <w:trPr>
          <w:trHeight w:val="300"/>
        </w:trPr>
        <w:tc>
          <w:tcPr>
            <w:tcW w:w="473" w:type="pct"/>
            <w:shd w:val="clear" w:color="auto" w:fill="auto"/>
            <w:noWrap/>
            <w:vAlign w:val="center"/>
            <w:hideMark/>
          </w:tcPr>
          <w:p w14:paraId="57CC072F"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Silt loam</w:t>
            </w:r>
          </w:p>
        </w:tc>
        <w:tc>
          <w:tcPr>
            <w:tcW w:w="287" w:type="pct"/>
            <w:shd w:val="clear" w:color="auto" w:fill="auto"/>
            <w:noWrap/>
            <w:vAlign w:val="center"/>
            <w:hideMark/>
          </w:tcPr>
          <w:p w14:paraId="493C6A7B"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18</w:t>
            </w:r>
          </w:p>
        </w:tc>
        <w:tc>
          <w:tcPr>
            <w:tcW w:w="283" w:type="pct"/>
            <w:shd w:val="clear" w:color="auto" w:fill="auto"/>
            <w:noWrap/>
            <w:vAlign w:val="center"/>
            <w:hideMark/>
          </w:tcPr>
          <w:p w14:paraId="2DCDCF1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59</w:t>
            </w:r>
          </w:p>
        </w:tc>
        <w:tc>
          <w:tcPr>
            <w:tcW w:w="240" w:type="pct"/>
            <w:shd w:val="clear" w:color="auto" w:fill="auto"/>
            <w:noWrap/>
            <w:vAlign w:val="center"/>
            <w:hideMark/>
          </w:tcPr>
          <w:p w14:paraId="4B8EA076"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23</w:t>
            </w:r>
          </w:p>
        </w:tc>
        <w:tc>
          <w:tcPr>
            <w:tcW w:w="300" w:type="pct"/>
            <w:shd w:val="clear" w:color="auto" w:fill="auto"/>
            <w:noWrap/>
            <w:vAlign w:val="center"/>
            <w:hideMark/>
          </w:tcPr>
          <w:p w14:paraId="39AEB96A"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7F0BFC9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P</w:t>
            </w:r>
          </w:p>
        </w:tc>
        <w:tc>
          <w:tcPr>
            <w:tcW w:w="280" w:type="pct"/>
            <w:shd w:val="clear" w:color="auto" w:fill="auto"/>
            <w:noWrap/>
            <w:vAlign w:val="center"/>
            <w:hideMark/>
          </w:tcPr>
          <w:p w14:paraId="530CCC5A"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1.2</w:t>
            </w:r>
            <w:r w:rsidRPr="00236B4A">
              <w:rPr>
                <w:color w:val="000000"/>
                <w:sz w:val="18"/>
                <w:szCs w:val="14"/>
              </w:rPr>
              <w:t>0</w:t>
            </w:r>
          </w:p>
        </w:tc>
        <w:tc>
          <w:tcPr>
            <w:tcW w:w="352" w:type="pct"/>
            <w:vAlign w:val="center"/>
          </w:tcPr>
          <w:p w14:paraId="2D0878C1" w14:textId="77777777" w:rsidR="00236B4A" w:rsidRPr="00236B4A" w:rsidRDefault="00236B4A" w:rsidP="003C4F83">
            <w:pPr>
              <w:spacing w:line="240" w:lineRule="auto"/>
              <w:jc w:val="center"/>
              <w:rPr>
                <w:color w:val="FF0000"/>
                <w:sz w:val="18"/>
                <w:szCs w:val="14"/>
              </w:rPr>
            </w:pPr>
            <w:r w:rsidRPr="00236B4A">
              <w:rPr>
                <w:color w:val="000000"/>
                <w:sz w:val="18"/>
                <w:szCs w:val="14"/>
              </w:rPr>
              <w:t>0.39</w:t>
            </w:r>
          </w:p>
        </w:tc>
        <w:tc>
          <w:tcPr>
            <w:tcW w:w="312" w:type="pct"/>
            <w:vAlign w:val="center"/>
          </w:tcPr>
          <w:p w14:paraId="390D58B5" w14:textId="77777777" w:rsidR="00236B4A" w:rsidRPr="00236B4A" w:rsidRDefault="00236B4A" w:rsidP="003C4F83">
            <w:pPr>
              <w:spacing w:line="240" w:lineRule="auto"/>
              <w:jc w:val="center"/>
              <w:rPr>
                <w:color w:val="FF0000"/>
                <w:sz w:val="18"/>
                <w:szCs w:val="14"/>
              </w:rPr>
            </w:pPr>
            <w:r w:rsidRPr="00236B4A">
              <w:rPr>
                <w:color w:val="000000"/>
                <w:sz w:val="18"/>
                <w:szCs w:val="14"/>
              </w:rPr>
              <w:t>0.51</w:t>
            </w:r>
          </w:p>
        </w:tc>
        <w:tc>
          <w:tcPr>
            <w:tcW w:w="325" w:type="pct"/>
            <w:vAlign w:val="center"/>
          </w:tcPr>
          <w:p w14:paraId="5010F45D"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0.35</w:t>
            </w:r>
          </w:p>
        </w:tc>
        <w:tc>
          <w:tcPr>
            <w:tcW w:w="372" w:type="pct"/>
            <w:vAlign w:val="center"/>
          </w:tcPr>
          <w:p w14:paraId="357B811B"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13.2</w:t>
            </w:r>
          </w:p>
        </w:tc>
        <w:tc>
          <w:tcPr>
            <w:tcW w:w="873" w:type="pct"/>
            <w:shd w:val="clear" w:color="auto" w:fill="auto"/>
            <w:noWrap/>
            <w:vAlign w:val="center"/>
            <w:hideMark/>
          </w:tcPr>
          <w:p w14:paraId="5E14C32C"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5D904B12"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0802BF23" w14:textId="77777777" w:rsidTr="00236B4A">
        <w:trPr>
          <w:trHeight w:val="300"/>
        </w:trPr>
        <w:tc>
          <w:tcPr>
            <w:tcW w:w="473" w:type="pct"/>
            <w:shd w:val="clear" w:color="auto" w:fill="auto"/>
            <w:noWrap/>
            <w:vAlign w:val="center"/>
            <w:hideMark/>
          </w:tcPr>
          <w:p w14:paraId="328EEA43"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Silt loam</w:t>
            </w:r>
          </w:p>
        </w:tc>
        <w:tc>
          <w:tcPr>
            <w:tcW w:w="287" w:type="pct"/>
            <w:shd w:val="clear" w:color="auto" w:fill="auto"/>
            <w:noWrap/>
            <w:vAlign w:val="center"/>
            <w:hideMark/>
          </w:tcPr>
          <w:p w14:paraId="2FBDE5CE"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22</w:t>
            </w:r>
          </w:p>
        </w:tc>
        <w:tc>
          <w:tcPr>
            <w:tcW w:w="283" w:type="pct"/>
            <w:shd w:val="clear" w:color="auto" w:fill="auto"/>
            <w:noWrap/>
            <w:vAlign w:val="center"/>
            <w:hideMark/>
          </w:tcPr>
          <w:p w14:paraId="2325E50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55</w:t>
            </w:r>
          </w:p>
        </w:tc>
        <w:tc>
          <w:tcPr>
            <w:tcW w:w="240" w:type="pct"/>
            <w:shd w:val="clear" w:color="auto" w:fill="auto"/>
            <w:noWrap/>
            <w:vAlign w:val="center"/>
            <w:hideMark/>
          </w:tcPr>
          <w:p w14:paraId="7FD02B89"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23</w:t>
            </w:r>
          </w:p>
        </w:tc>
        <w:tc>
          <w:tcPr>
            <w:tcW w:w="300" w:type="pct"/>
            <w:shd w:val="clear" w:color="auto" w:fill="auto"/>
            <w:noWrap/>
            <w:vAlign w:val="center"/>
            <w:hideMark/>
          </w:tcPr>
          <w:p w14:paraId="7023197B"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0D95877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652B6BBA"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1.4</w:t>
            </w:r>
            <w:r w:rsidRPr="00236B4A">
              <w:rPr>
                <w:color w:val="000000"/>
                <w:sz w:val="18"/>
                <w:szCs w:val="14"/>
              </w:rPr>
              <w:t>0</w:t>
            </w:r>
          </w:p>
        </w:tc>
        <w:tc>
          <w:tcPr>
            <w:tcW w:w="352" w:type="pct"/>
            <w:vAlign w:val="center"/>
          </w:tcPr>
          <w:p w14:paraId="4DD09AA8" w14:textId="77777777" w:rsidR="00236B4A" w:rsidRPr="00236B4A" w:rsidRDefault="00236B4A" w:rsidP="003C4F83">
            <w:pPr>
              <w:spacing w:line="240" w:lineRule="auto"/>
              <w:jc w:val="center"/>
              <w:rPr>
                <w:color w:val="FF0000"/>
                <w:sz w:val="18"/>
                <w:szCs w:val="14"/>
              </w:rPr>
            </w:pPr>
            <w:r w:rsidRPr="00236B4A">
              <w:rPr>
                <w:color w:val="000000"/>
                <w:sz w:val="18"/>
                <w:szCs w:val="14"/>
              </w:rPr>
              <w:t>0.99</w:t>
            </w:r>
          </w:p>
        </w:tc>
        <w:tc>
          <w:tcPr>
            <w:tcW w:w="312" w:type="pct"/>
            <w:vAlign w:val="center"/>
          </w:tcPr>
          <w:p w14:paraId="56CA01EF" w14:textId="77777777" w:rsidR="00236B4A" w:rsidRPr="00236B4A" w:rsidRDefault="00236B4A" w:rsidP="003C4F83">
            <w:pPr>
              <w:spacing w:line="240" w:lineRule="auto"/>
              <w:jc w:val="center"/>
              <w:rPr>
                <w:color w:val="FF0000"/>
                <w:sz w:val="18"/>
                <w:szCs w:val="14"/>
              </w:rPr>
            </w:pPr>
            <w:r w:rsidRPr="00236B4A">
              <w:rPr>
                <w:color w:val="000000"/>
                <w:sz w:val="18"/>
                <w:szCs w:val="14"/>
              </w:rPr>
              <w:t>1.17</w:t>
            </w:r>
          </w:p>
        </w:tc>
        <w:tc>
          <w:tcPr>
            <w:tcW w:w="325" w:type="pct"/>
            <w:vAlign w:val="center"/>
          </w:tcPr>
          <w:p w14:paraId="1EB9250A"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1.61</w:t>
            </w:r>
          </w:p>
        </w:tc>
        <w:tc>
          <w:tcPr>
            <w:tcW w:w="372" w:type="pct"/>
            <w:vAlign w:val="center"/>
          </w:tcPr>
          <w:p w14:paraId="3FCEA3B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13.6</w:t>
            </w:r>
          </w:p>
        </w:tc>
        <w:tc>
          <w:tcPr>
            <w:tcW w:w="873" w:type="pct"/>
            <w:shd w:val="clear" w:color="auto" w:fill="auto"/>
            <w:noWrap/>
            <w:vAlign w:val="center"/>
            <w:hideMark/>
          </w:tcPr>
          <w:p w14:paraId="756C387D"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53C00167"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524DDC1E" w14:textId="77777777" w:rsidTr="00236B4A">
        <w:trPr>
          <w:trHeight w:val="300"/>
        </w:trPr>
        <w:tc>
          <w:tcPr>
            <w:tcW w:w="473" w:type="pct"/>
            <w:shd w:val="clear" w:color="auto" w:fill="auto"/>
            <w:noWrap/>
            <w:vAlign w:val="center"/>
            <w:hideMark/>
          </w:tcPr>
          <w:p w14:paraId="6C6B58B6"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Sand</w:t>
            </w:r>
            <w:r w:rsidRPr="00236B4A">
              <w:rPr>
                <w:color w:val="000000"/>
                <w:sz w:val="18"/>
                <w:szCs w:val="14"/>
              </w:rPr>
              <w:t>y</w:t>
            </w:r>
            <w:r w:rsidRPr="00236B4A">
              <w:rPr>
                <w:rFonts w:eastAsia="Times New Roman"/>
                <w:color w:val="000000"/>
                <w:sz w:val="18"/>
                <w:szCs w:val="14"/>
              </w:rPr>
              <w:t xml:space="preserve"> loam</w:t>
            </w:r>
          </w:p>
        </w:tc>
        <w:tc>
          <w:tcPr>
            <w:tcW w:w="287" w:type="pct"/>
            <w:shd w:val="clear" w:color="auto" w:fill="auto"/>
            <w:noWrap/>
            <w:vAlign w:val="center"/>
            <w:hideMark/>
          </w:tcPr>
          <w:p w14:paraId="6D372464"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62</w:t>
            </w:r>
          </w:p>
        </w:tc>
        <w:tc>
          <w:tcPr>
            <w:tcW w:w="283" w:type="pct"/>
            <w:shd w:val="clear" w:color="auto" w:fill="auto"/>
            <w:noWrap/>
            <w:vAlign w:val="center"/>
            <w:hideMark/>
          </w:tcPr>
          <w:p w14:paraId="777C0E4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27</w:t>
            </w:r>
          </w:p>
        </w:tc>
        <w:tc>
          <w:tcPr>
            <w:tcW w:w="240" w:type="pct"/>
            <w:shd w:val="clear" w:color="auto" w:fill="auto"/>
            <w:noWrap/>
            <w:vAlign w:val="center"/>
            <w:hideMark/>
          </w:tcPr>
          <w:p w14:paraId="6D3CC70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11</w:t>
            </w:r>
          </w:p>
        </w:tc>
        <w:tc>
          <w:tcPr>
            <w:tcW w:w="300" w:type="pct"/>
            <w:shd w:val="clear" w:color="auto" w:fill="auto"/>
            <w:noWrap/>
            <w:vAlign w:val="center"/>
            <w:hideMark/>
          </w:tcPr>
          <w:p w14:paraId="4FAC66E1"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23F3B203"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5802DD2E"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1.4</w:t>
            </w:r>
            <w:r w:rsidRPr="00236B4A">
              <w:rPr>
                <w:color w:val="000000"/>
                <w:sz w:val="18"/>
                <w:szCs w:val="14"/>
              </w:rPr>
              <w:t>0</w:t>
            </w:r>
          </w:p>
        </w:tc>
        <w:tc>
          <w:tcPr>
            <w:tcW w:w="352" w:type="pct"/>
            <w:vAlign w:val="center"/>
          </w:tcPr>
          <w:p w14:paraId="00EC0B60" w14:textId="77777777" w:rsidR="00236B4A" w:rsidRPr="00236B4A" w:rsidRDefault="00236B4A" w:rsidP="003C4F83">
            <w:pPr>
              <w:spacing w:line="240" w:lineRule="auto"/>
              <w:jc w:val="center"/>
              <w:rPr>
                <w:color w:val="FF0000"/>
                <w:sz w:val="18"/>
                <w:szCs w:val="14"/>
              </w:rPr>
            </w:pPr>
            <w:r w:rsidRPr="00236B4A">
              <w:rPr>
                <w:color w:val="000000"/>
                <w:sz w:val="18"/>
                <w:szCs w:val="14"/>
              </w:rPr>
              <w:t>0.40</w:t>
            </w:r>
          </w:p>
        </w:tc>
        <w:tc>
          <w:tcPr>
            <w:tcW w:w="312" w:type="pct"/>
            <w:vAlign w:val="center"/>
          </w:tcPr>
          <w:p w14:paraId="7A7D174C" w14:textId="77777777" w:rsidR="00236B4A" w:rsidRPr="00236B4A" w:rsidRDefault="00236B4A" w:rsidP="003C4F83">
            <w:pPr>
              <w:spacing w:line="240" w:lineRule="auto"/>
              <w:jc w:val="center"/>
              <w:rPr>
                <w:color w:val="FF0000"/>
                <w:sz w:val="18"/>
                <w:szCs w:val="14"/>
              </w:rPr>
            </w:pPr>
            <w:r w:rsidRPr="00236B4A">
              <w:rPr>
                <w:color w:val="000000"/>
                <w:sz w:val="18"/>
                <w:szCs w:val="14"/>
              </w:rPr>
              <w:t>1.19</w:t>
            </w:r>
          </w:p>
        </w:tc>
        <w:tc>
          <w:tcPr>
            <w:tcW w:w="325" w:type="pct"/>
            <w:vAlign w:val="center"/>
          </w:tcPr>
          <w:p w14:paraId="2BF3AC02"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0.83</w:t>
            </w:r>
          </w:p>
        </w:tc>
        <w:tc>
          <w:tcPr>
            <w:tcW w:w="372" w:type="pct"/>
            <w:vAlign w:val="center"/>
          </w:tcPr>
          <w:p w14:paraId="3E1A8F3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35.0</w:t>
            </w:r>
          </w:p>
        </w:tc>
        <w:tc>
          <w:tcPr>
            <w:tcW w:w="873" w:type="pct"/>
            <w:shd w:val="clear" w:color="auto" w:fill="auto"/>
            <w:noWrap/>
            <w:vAlign w:val="center"/>
            <w:hideMark/>
          </w:tcPr>
          <w:p w14:paraId="1BF5C7B7"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3EFB85EE"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44DF19AB" w14:textId="77777777" w:rsidTr="00236B4A">
        <w:trPr>
          <w:trHeight w:val="300"/>
        </w:trPr>
        <w:tc>
          <w:tcPr>
            <w:tcW w:w="473" w:type="pct"/>
            <w:shd w:val="clear" w:color="auto" w:fill="auto"/>
            <w:noWrap/>
            <w:vAlign w:val="center"/>
            <w:hideMark/>
          </w:tcPr>
          <w:p w14:paraId="100250E1"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Silt loam</w:t>
            </w:r>
          </w:p>
        </w:tc>
        <w:tc>
          <w:tcPr>
            <w:tcW w:w="287" w:type="pct"/>
            <w:shd w:val="clear" w:color="auto" w:fill="auto"/>
            <w:noWrap/>
            <w:vAlign w:val="center"/>
            <w:hideMark/>
          </w:tcPr>
          <w:p w14:paraId="43E58362"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23</w:t>
            </w:r>
          </w:p>
        </w:tc>
        <w:tc>
          <w:tcPr>
            <w:tcW w:w="283" w:type="pct"/>
            <w:shd w:val="clear" w:color="auto" w:fill="auto"/>
            <w:noWrap/>
            <w:vAlign w:val="center"/>
            <w:hideMark/>
          </w:tcPr>
          <w:p w14:paraId="56EE108E"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58</w:t>
            </w:r>
          </w:p>
        </w:tc>
        <w:tc>
          <w:tcPr>
            <w:tcW w:w="240" w:type="pct"/>
            <w:shd w:val="clear" w:color="auto" w:fill="auto"/>
            <w:noWrap/>
            <w:vAlign w:val="center"/>
            <w:hideMark/>
          </w:tcPr>
          <w:p w14:paraId="05FDFC2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19</w:t>
            </w:r>
          </w:p>
        </w:tc>
        <w:tc>
          <w:tcPr>
            <w:tcW w:w="300" w:type="pct"/>
            <w:shd w:val="clear" w:color="auto" w:fill="auto"/>
            <w:noWrap/>
            <w:vAlign w:val="center"/>
            <w:hideMark/>
          </w:tcPr>
          <w:p w14:paraId="7BBEC1C6"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601CBAD2"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00C19175"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1.6</w:t>
            </w:r>
            <w:r w:rsidRPr="00236B4A">
              <w:rPr>
                <w:color w:val="000000"/>
                <w:sz w:val="18"/>
                <w:szCs w:val="14"/>
              </w:rPr>
              <w:t>0</w:t>
            </w:r>
          </w:p>
        </w:tc>
        <w:tc>
          <w:tcPr>
            <w:tcW w:w="352" w:type="pct"/>
            <w:vAlign w:val="center"/>
          </w:tcPr>
          <w:p w14:paraId="1CF5E28A" w14:textId="77777777" w:rsidR="00236B4A" w:rsidRPr="00236B4A" w:rsidRDefault="00236B4A" w:rsidP="003C4F83">
            <w:pPr>
              <w:spacing w:line="240" w:lineRule="auto"/>
              <w:jc w:val="center"/>
              <w:rPr>
                <w:color w:val="FF0000"/>
                <w:sz w:val="18"/>
                <w:szCs w:val="14"/>
              </w:rPr>
            </w:pPr>
            <w:r w:rsidRPr="00236B4A">
              <w:rPr>
                <w:color w:val="000000"/>
                <w:sz w:val="18"/>
                <w:szCs w:val="14"/>
              </w:rPr>
              <w:t>0.53</w:t>
            </w:r>
          </w:p>
        </w:tc>
        <w:tc>
          <w:tcPr>
            <w:tcW w:w="312" w:type="pct"/>
            <w:vAlign w:val="center"/>
          </w:tcPr>
          <w:p w14:paraId="200081FB" w14:textId="77777777" w:rsidR="00236B4A" w:rsidRPr="00236B4A" w:rsidRDefault="00236B4A" w:rsidP="003C4F83">
            <w:pPr>
              <w:spacing w:line="240" w:lineRule="auto"/>
              <w:jc w:val="center"/>
              <w:rPr>
                <w:color w:val="FF0000"/>
                <w:sz w:val="18"/>
                <w:szCs w:val="14"/>
              </w:rPr>
            </w:pPr>
            <w:r w:rsidRPr="00236B4A">
              <w:rPr>
                <w:color w:val="000000"/>
                <w:sz w:val="18"/>
                <w:szCs w:val="14"/>
              </w:rPr>
              <w:t>0.70</w:t>
            </w:r>
          </w:p>
        </w:tc>
        <w:tc>
          <w:tcPr>
            <w:tcW w:w="325" w:type="pct"/>
            <w:vAlign w:val="center"/>
          </w:tcPr>
          <w:p w14:paraId="4E8741DA"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0.84</w:t>
            </w:r>
          </w:p>
        </w:tc>
        <w:tc>
          <w:tcPr>
            <w:tcW w:w="372" w:type="pct"/>
            <w:vAlign w:val="center"/>
          </w:tcPr>
          <w:p w14:paraId="35F62B37"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16.3</w:t>
            </w:r>
          </w:p>
        </w:tc>
        <w:tc>
          <w:tcPr>
            <w:tcW w:w="873" w:type="pct"/>
            <w:shd w:val="clear" w:color="auto" w:fill="auto"/>
            <w:noWrap/>
            <w:vAlign w:val="center"/>
            <w:hideMark/>
          </w:tcPr>
          <w:p w14:paraId="3FE4A510"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419D269D"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50A00D62" w14:textId="77777777" w:rsidTr="00236B4A">
        <w:trPr>
          <w:trHeight w:val="300"/>
        </w:trPr>
        <w:tc>
          <w:tcPr>
            <w:tcW w:w="473" w:type="pct"/>
            <w:shd w:val="clear" w:color="auto" w:fill="auto"/>
            <w:noWrap/>
            <w:vAlign w:val="center"/>
            <w:hideMark/>
          </w:tcPr>
          <w:p w14:paraId="3DE89DA6"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Loam</w:t>
            </w:r>
          </w:p>
        </w:tc>
        <w:tc>
          <w:tcPr>
            <w:tcW w:w="287" w:type="pct"/>
            <w:shd w:val="clear" w:color="auto" w:fill="auto"/>
            <w:noWrap/>
            <w:vAlign w:val="center"/>
            <w:hideMark/>
          </w:tcPr>
          <w:p w14:paraId="1FF4ABB2"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44</w:t>
            </w:r>
          </w:p>
        </w:tc>
        <w:tc>
          <w:tcPr>
            <w:tcW w:w="283" w:type="pct"/>
            <w:shd w:val="clear" w:color="auto" w:fill="auto"/>
            <w:noWrap/>
            <w:vAlign w:val="center"/>
            <w:hideMark/>
          </w:tcPr>
          <w:p w14:paraId="086B7C99"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37</w:t>
            </w:r>
          </w:p>
        </w:tc>
        <w:tc>
          <w:tcPr>
            <w:tcW w:w="240" w:type="pct"/>
            <w:shd w:val="clear" w:color="auto" w:fill="auto"/>
            <w:noWrap/>
            <w:vAlign w:val="center"/>
            <w:hideMark/>
          </w:tcPr>
          <w:p w14:paraId="1E979E26"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19</w:t>
            </w:r>
          </w:p>
        </w:tc>
        <w:tc>
          <w:tcPr>
            <w:tcW w:w="300" w:type="pct"/>
            <w:shd w:val="clear" w:color="auto" w:fill="auto"/>
            <w:noWrap/>
            <w:vAlign w:val="center"/>
            <w:hideMark/>
          </w:tcPr>
          <w:p w14:paraId="399AE3DC"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0624306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0B223684"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1.8</w:t>
            </w:r>
            <w:r w:rsidRPr="00236B4A">
              <w:rPr>
                <w:color w:val="000000"/>
                <w:sz w:val="18"/>
                <w:szCs w:val="14"/>
              </w:rPr>
              <w:t>0</w:t>
            </w:r>
          </w:p>
        </w:tc>
        <w:tc>
          <w:tcPr>
            <w:tcW w:w="352" w:type="pct"/>
            <w:vAlign w:val="center"/>
          </w:tcPr>
          <w:p w14:paraId="3A922D83" w14:textId="77777777" w:rsidR="00236B4A" w:rsidRPr="00236B4A" w:rsidRDefault="00236B4A" w:rsidP="003C4F83">
            <w:pPr>
              <w:spacing w:line="240" w:lineRule="auto"/>
              <w:jc w:val="center"/>
              <w:rPr>
                <w:color w:val="FF0000"/>
                <w:sz w:val="18"/>
                <w:szCs w:val="14"/>
              </w:rPr>
            </w:pPr>
            <w:r w:rsidRPr="00236B4A">
              <w:rPr>
                <w:color w:val="000000"/>
                <w:sz w:val="18"/>
                <w:szCs w:val="14"/>
              </w:rPr>
              <w:t>0.37</w:t>
            </w:r>
          </w:p>
        </w:tc>
        <w:tc>
          <w:tcPr>
            <w:tcW w:w="312" w:type="pct"/>
            <w:vAlign w:val="center"/>
          </w:tcPr>
          <w:p w14:paraId="14E8BFFA" w14:textId="77777777" w:rsidR="00236B4A" w:rsidRPr="00236B4A" w:rsidRDefault="00236B4A" w:rsidP="003C4F83">
            <w:pPr>
              <w:spacing w:line="240" w:lineRule="auto"/>
              <w:jc w:val="center"/>
              <w:rPr>
                <w:color w:val="FF0000"/>
                <w:sz w:val="18"/>
                <w:szCs w:val="14"/>
              </w:rPr>
            </w:pPr>
            <w:r w:rsidRPr="00236B4A">
              <w:rPr>
                <w:color w:val="000000"/>
                <w:sz w:val="18"/>
                <w:szCs w:val="14"/>
              </w:rPr>
              <w:t>0.49</w:t>
            </w:r>
          </w:p>
        </w:tc>
        <w:tc>
          <w:tcPr>
            <w:tcW w:w="325" w:type="pct"/>
            <w:vAlign w:val="center"/>
          </w:tcPr>
          <w:p w14:paraId="401994F0"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0.37</w:t>
            </w:r>
          </w:p>
        </w:tc>
        <w:tc>
          <w:tcPr>
            <w:tcW w:w="372" w:type="pct"/>
            <w:vAlign w:val="center"/>
          </w:tcPr>
          <w:p w14:paraId="3073A117"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10.1</w:t>
            </w:r>
          </w:p>
        </w:tc>
        <w:tc>
          <w:tcPr>
            <w:tcW w:w="873" w:type="pct"/>
            <w:shd w:val="clear" w:color="auto" w:fill="auto"/>
            <w:noWrap/>
            <w:vAlign w:val="center"/>
            <w:hideMark/>
          </w:tcPr>
          <w:p w14:paraId="5EF7CA64"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631C52C4"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77324CC2" w14:textId="77777777" w:rsidTr="00236B4A">
        <w:trPr>
          <w:trHeight w:val="300"/>
        </w:trPr>
        <w:tc>
          <w:tcPr>
            <w:tcW w:w="473" w:type="pct"/>
            <w:shd w:val="clear" w:color="auto" w:fill="auto"/>
            <w:noWrap/>
            <w:vAlign w:val="center"/>
            <w:hideMark/>
          </w:tcPr>
          <w:p w14:paraId="272E3CD3"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Silt loam</w:t>
            </w:r>
          </w:p>
        </w:tc>
        <w:tc>
          <w:tcPr>
            <w:tcW w:w="287" w:type="pct"/>
            <w:shd w:val="clear" w:color="auto" w:fill="auto"/>
            <w:noWrap/>
            <w:vAlign w:val="center"/>
            <w:hideMark/>
          </w:tcPr>
          <w:p w14:paraId="33E0246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14</w:t>
            </w:r>
          </w:p>
        </w:tc>
        <w:tc>
          <w:tcPr>
            <w:tcW w:w="283" w:type="pct"/>
            <w:shd w:val="clear" w:color="auto" w:fill="auto"/>
            <w:noWrap/>
            <w:vAlign w:val="center"/>
            <w:hideMark/>
          </w:tcPr>
          <w:p w14:paraId="38E21EC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63</w:t>
            </w:r>
          </w:p>
        </w:tc>
        <w:tc>
          <w:tcPr>
            <w:tcW w:w="240" w:type="pct"/>
            <w:shd w:val="clear" w:color="auto" w:fill="auto"/>
            <w:noWrap/>
            <w:vAlign w:val="center"/>
            <w:hideMark/>
          </w:tcPr>
          <w:p w14:paraId="55C45099"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23</w:t>
            </w:r>
          </w:p>
        </w:tc>
        <w:tc>
          <w:tcPr>
            <w:tcW w:w="300" w:type="pct"/>
            <w:shd w:val="clear" w:color="auto" w:fill="auto"/>
            <w:noWrap/>
            <w:vAlign w:val="center"/>
            <w:hideMark/>
          </w:tcPr>
          <w:p w14:paraId="6754EB46"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3FD2D9A3"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2B24D672"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2.2</w:t>
            </w:r>
            <w:r w:rsidRPr="00236B4A">
              <w:rPr>
                <w:color w:val="000000"/>
                <w:sz w:val="18"/>
                <w:szCs w:val="14"/>
              </w:rPr>
              <w:t>0</w:t>
            </w:r>
          </w:p>
        </w:tc>
        <w:tc>
          <w:tcPr>
            <w:tcW w:w="352" w:type="pct"/>
            <w:vAlign w:val="center"/>
          </w:tcPr>
          <w:p w14:paraId="3F4392A7" w14:textId="77777777" w:rsidR="00236B4A" w:rsidRPr="00236B4A" w:rsidRDefault="00236B4A" w:rsidP="003C4F83">
            <w:pPr>
              <w:spacing w:line="240" w:lineRule="auto"/>
              <w:jc w:val="center"/>
              <w:rPr>
                <w:color w:val="FF0000"/>
                <w:sz w:val="18"/>
                <w:szCs w:val="14"/>
              </w:rPr>
            </w:pPr>
            <w:r w:rsidRPr="00236B4A">
              <w:rPr>
                <w:color w:val="000000"/>
                <w:sz w:val="18"/>
                <w:szCs w:val="14"/>
              </w:rPr>
              <w:t>0.38</w:t>
            </w:r>
          </w:p>
        </w:tc>
        <w:tc>
          <w:tcPr>
            <w:tcW w:w="312" w:type="pct"/>
            <w:vAlign w:val="center"/>
          </w:tcPr>
          <w:p w14:paraId="1E5DF633" w14:textId="77777777" w:rsidR="00236B4A" w:rsidRPr="00236B4A" w:rsidRDefault="00236B4A" w:rsidP="003C4F83">
            <w:pPr>
              <w:spacing w:line="240" w:lineRule="auto"/>
              <w:jc w:val="center"/>
              <w:rPr>
                <w:color w:val="FF0000"/>
                <w:sz w:val="18"/>
                <w:szCs w:val="14"/>
              </w:rPr>
            </w:pPr>
            <w:r w:rsidRPr="00236B4A">
              <w:rPr>
                <w:color w:val="000000"/>
                <w:sz w:val="18"/>
                <w:szCs w:val="14"/>
              </w:rPr>
              <w:t>0.91</w:t>
            </w:r>
          </w:p>
        </w:tc>
        <w:tc>
          <w:tcPr>
            <w:tcW w:w="325" w:type="pct"/>
            <w:vAlign w:val="center"/>
          </w:tcPr>
          <w:p w14:paraId="15BABABA"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0.68</w:t>
            </w:r>
          </w:p>
        </w:tc>
        <w:tc>
          <w:tcPr>
            <w:tcW w:w="372" w:type="pct"/>
            <w:vAlign w:val="center"/>
          </w:tcPr>
          <w:p w14:paraId="379A2DE3"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13.0</w:t>
            </w:r>
          </w:p>
        </w:tc>
        <w:tc>
          <w:tcPr>
            <w:tcW w:w="873" w:type="pct"/>
            <w:shd w:val="clear" w:color="auto" w:fill="auto"/>
            <w:noWrap/>
            <w:vAlign w:val="center"/>
            <w:hideMark/>
          </w:tcPr>
          <w:p w14:paraId="30DF3FC6"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7F9E4E64"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11659528" w14:textId="77777777" w:rsidTr="00236B4A">
        <w:trPr>
          <w:trHeight w:val="300"/>
        </w:trPr>
        <w:tc>
          <w:tcPr>
            <w:tcW w:w="473" w:type="pct"/>
            <w:shd w:val="clear" w:color="auto" w:fill="auto"/>
            <w:noWrap/>
            <w:vAlign w:val="center"/>
            <w:hideMark/>
          </w:tcPr>
          <w:p w14:paraId="5FB7A72F"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Clay loam</w:t>
            </w:r>
          </w:p>
        </w:tc>
        <w:tc>
          <w:tcPr>
            <w:tcW w:w="287" w:type="pct"/>
            <w:shd w:val="clear" w:color="auto" w:fill="auto"/>
            <w:noWrap/>
            <w:vAlign w:val="center"/>
            <w:hideMark/>
          </w:tcPr>
          <w:p w14:paraId="2395A7E4"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24</w:t>
            </w:r>
          </w:p>
        </w:tc>
        <w:tc>
          <w:tcPr>
            <w:tcW w:w="283" w:type="pct"/>
            <w:shd w:val="clear" w:color="auto" w:fill="auto"/>
            <w:noWrap/>
            <w:vAlign w:val="center"/>
            <w:hideMark/>
          </w:tcPr>
          <w:p w14:paraId="3F56AC4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47</w:t>
            </w:r>
          </w:p>
        </w:tc>
        <w:tc>
          <w:tcPr>
            <w:tcW w:w="240" w:type="pct"/>
            <w:shd w:val="clear" w:color="auto" w:fill="auto"/>
            <w:noWrap/>
            <w:vAlign w:val="center"/>
            <w:hideMark/>
          </w:tcPr>
          <w:p w14:paraId="7B1CAA9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29</w:t>
            </w:r>
          </w:p>
        </w:tc>
        <w:tc>
          <w:tcPr>
            <w:tcW w:w="300" w:type="pct"/>
            <w:shd w:val="clear" w:color="auto" w:fill="auto"/>
            <w:noWrap/>
            <w:vAlign w:val="center"/>
            <w:hideMark/>
          </w:tcPr>
          <w:p w14:paraId="15CA1C0F"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05A328D2"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40DE6786"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2.3</w:t>
            </w:r>
            <w:r w:rsidRPr="00236B4A">
              <w:rPr>
                <w:color w:val="000000"/>
                <w:sz w:val="18"/>
                <w:szCs w:val="14"/>
              </w:rPr>
              <w:t>0</w:t>
            </w:r>
          </w:p>
        </w:tc>
        <w:tc>
          <w:tcPr>
            <w:tcW w:w="352" w:type="pct"/>
            <w:vAlign w:val="center"/>
          </w:tcPr>
          <w:p w14:paraId="2F3658FF" w14:textId="77777777" w:rsidR="00236B4A" w:rsidRPr="00236B4A" w:rsidRDefault="00236B4A" w:rsidP="003C4F83">
            <w:pPr>
              <w:spacing w:line="240" w:lineRule="auto"/>
              <w:jc w:val="center"/>
              <w:rPr>
                <w:color w:val="FF0000"/>
                <w:sz w:val="18"/>
                <w:szCs w:val="14"/>
              </w:rPr>
            </w:pPr>
            <w:r w:rsidRPr="00236B4A">
              <w:rPr>
                <w:color w:val="000000"/>
                <w:sz w:val="18"/>
                <w:szCs w:val="14"/>
              </w:rPr>
              <w:t>0.40</w:t>
            </w:r>
          </w:p>
        </w:tc>
        <w:tc>
          <w:tcPr>
            <w:tcW w:w="312" w:type="pct"/>
            <w:vAlign w:val="center"/>
          </w:tcPr>
          <w:p w14:paraId="5300F5E5" w14:textId="77777777" w:rsidR="00236B4A" w:rsidRPr="00236B4A" w:rsidRDefault="00236B4A" w:rsidP="003C4F83">
            <w:pPr>
              <w:spacing w:line="240" w:lineRule="auto"/>
              <w:jc w:val="center"/>
              <w:rPr>
                <w:color w:val="FF0000"/>
                <w:sz w:val="18"/>
                <w:szCs w:val="14"/>
              </w:rPr>
            </w:pPr>
            <w:r w:rsidRPr="00236B4A">
              <w:rPr>
                <w:color w:val="000000"/>
                <w:sz w:val="18"/>
                <w:szCs w:val="14"/>
              </w:rPr>
              <w:t>0.43</w:t>
            </w:r>
          </w:p>
        </w:tc>
        <w:tc>
          <w:tcPr>
            <w:tcW w:w="325" w:type="pct"/>
            <w:vAlign w:val="center"/>
          </w:tcPr>
          <w:p w14:paraId="66E62210"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0.31</w:t>
            </w:r>
          </w:p>
        </w:tc>
        <w:tc>
          <w:tcPr>
            <w:tcW w:w="372" w:type="pct"/>
            <w:vAlign w:val="center"/>
          </w:tcPr>
          <w:p w14:paraId="25B5B1C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12.4</w:t>
            </w:r>
          </w:p>
        </w:tc>
        <w:tc>
          <w:tcPr>
            <w:tcW w:w="873" w:type="pct"/>
            <w:shd w:val="clear" w:color="auto" w:fill="auto"/>
            <w:noWrap/>
            <w:vAlign w:val="center"/>
            <w:hideMark/>
          </w:tcPr>
          <w:p w14:paraId="467203B2"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1F04ACCA"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0BCC371C" w14:textId="77777777" w:rsidTr="00236B4A">
        <w:trPr>
          <w:trHeight w:val="300"/>
        </w:trPr>
        <w:tc>
          <w:tcPr>
            <w:tcW w:w="473" w:type="pct"/>
            <w:shd w:val="clear" w:color="auto" w:fill="auto"/>
            <w:noWrap/>
            <w:vAlign w:val="center"/>
            <w:hideMark/>
          </w:tcPr>
          <w:p w14:paraId="0117D5DC"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Silt loam</w:t>
            </w:r>
          </w:p>
        </w:tc>
        <w:tc>
          <w:tcPr>
            <w:tcW w:w="287" w:type="pct"/>
            <w:shd w:val="clear" w:color="auto" w:fill="auto"/>
            <w:noWrap/>
            <w:vAlign w:val="center"/>
            <w:hideMark/>
          </w:tcPr>
          <w:p w14:paraId="0A74007D"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27</w:t>
            </w:r>
          </w:p>
        </w:tc>
        <w:tc>
          <w:tcPr>
            <w:tcW w:w="283" w:type="pct"/>
            <w:shd w:val="clear" w:color="auto" w:fill="auto"/>
            <w:noWrap/>
            <w:vAlign w:val="center"/>
            <w:hideMark/>
          </w:tcPr>
          <w:p w14:paraId="1F436B4B"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51</w:t>
            </w:r>
          </w:p>
        </w:tc>
        <w:tc>
          <w:tcPr>
            <w:tcW w:w="240" w:type="pct"/>
            <w:shd w:val="clear" w:color="auto" w:fill="auto"/>
            <w:noWrap/>
            <w:vAlign w:val="center"/>
            <w:hideMark/>
          </w:tcPr>
          <w:p w14:paraId="7877DDD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22</w:t>
            </w:r>
          </w:p>
        </w:tc>
        <w:tc>
          <w:tcPr>
            <w:tcW w:w="300" w:type="pct"/>
            <w:shd w:val="clear" w:color="auto" w:fill="auto"/>
            <w:noWrap/>
            <w:vAlign w:val="center"/>
            <w:hideMark/>
          </w:tcPr>
          <w:p w14:paraId="29869581"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2B2232A2"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6130879F"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2.7</w:t>
            </w:r>
            <w:r w:rsidRPr="00236B4A">
              <w:rPr>
                <w:color w:val="000000"/>
                <w:sz w:val="18"/>
                <w:szCs w:val="14"/>
              </w:rPr>
              <w:t>0</w:t>
            </w:r>
          </w:p>
        </w:tc>
        <w:tc>
          <w:tcPr>
            <w:tcW w:w="352" w:type="pct"/>
            <w:vAlign w:val="center"/>
          </w:tcPr>
          <w:p w14:paraId="1DCFDB72" w14:textId="77777777" w:rsidR="00236B4A" w:rsidRPr="00236B4A" w:rsidRDefault="00236B4A" w:rsidP="003C4F83">
            <w:pPr>
              <w:spacing w:line="240" w:lineRule="auto"/>
              <w:jc w:val="center"/>
              <w:rPr>
                <w:color w:val="FF0000"/>
                <w:sz w:val="18"/>
                <w:szCs w:val="14"/>
              </w:rPr>
            </w:pPr>
            <w:r w:rsidRPr="00236B4A">
              <w:rPr>
                <w:color w:val="000000"/>
                <w:sz w:val="18"/>
                <w:szCs w:val="14"/>
              </w:rPr>
              <w:t>0.50</w:t>
            </w:r>
          </w:p>
        </w:tc>
        <w:tc>
          <w:tcPr>
            <w:tcW w:w="312" w:type="pct"/>
            <w:vAlign w:val="center"/>
          </w:tcPr>
          <w:p w14:paraId="4A22617B" w14:textId="77777777" w:rsidR="00236B4A" w:rsidRPr="00236B4A" w:rsidRDefault="00236B4A" w:rsidP="003C4F83">
            <w:pPr>
              <w:spacing w:line="240" w:lineRule="auto"/>
              <w:jc w:val="center"/>
              <w:rPr>
                <w:color w:val="FF0000"/>
                <w:sz w:val="18"/>
                <w:szCs w:val="14"/>
              </w:rPr>
            </w:pPr>
            <w:r w:rsidRPr="00236B4A">
              <w:rPr>
                <w:color w:val="000000"/>
                <w:sz w:val="18"/>
                <w:szCs w:val="14"/>
              </w:rPr>
              <w:t>0.35</w:t>
            </w:r>
          </w:p>
        </w:tc>
        <w:tc>
          <w:tcPr>
            <w:tcW w:w="325" w:type="pct"/>
            <w:vAlign w:val="center"/>
          </w:tcPr>
          <w:p w14:paraId="240286F3"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0.53</w:t>
            </w:r>
          </w:p>
        </w:tc>
        <w:tc>
          <w:tcPr>
            <w:tcW w:w="372" w:type="pct"/>
            <w:vAlign w:val="center"/>
          </w:tcPr>
          <w:p w14:paraId="0FFFD4E6"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14.6</w:t>
            </w:r>
          </w:p>
        </w:tc>
        <w:tc>
          <w:tcPr>
            <w:tcW w:w="873" w:type="pct"/>
            <w:shd w:val="clear" w:color="auto" w:fill="auto"/>
            <w:noWrap/>
            <w:vAlign w:val="center"/>
            <w:hideMark/>
          </w:tcPr>
          <w:p w14:paraId="64972D01"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16A67B13"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7B1F1B19" w14:textId="77777777" w:rsidTr="00236B4A">
        <w:trPr>
          <w:trHeight w:val="300"/>
        </w:trPr>
        <w:tc>
          <w:tcPr>
            <w:tcW w:w="473" w:type="pct"/>
            <w:shd w:val="clear" w:color="auto" w:fill="auto"/>
            <w:noWrap/>
            <w:vAlign w:val="center"/>
            <w:hideMark/>
          </w:tcPr>
          <w:p w14:paraId="346AF148"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Loam</w:t>
            </w:r>
          </w:p>
        </w:tc>
        <w:tc>
          <w:tcPr>
            <w:tcW w:w="287" w:type="pct"/>
            <w:shd w:val="clear" w:color="auto" w:fill="auto"/>
            <w:noWrap/>
            <w:vAlign w:val="center"/>
            <w:hideMark/>
          </w:tcPr>
          <w:p w14:paraId="05B7354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42</w:t>
            </w:r>
          </w:p>
        </w:tc>
        <w:tc>
          <w:tcPr>
            <w:tcW w:w="283" w:type="pct"/>
            <w:shd w:val="clear" w:color="auto" w:fill="auto"/>
            <w:noWrap/>
            <w:vAlign w:val="center"/>
            <w:hideMark/>
          </w:tcPr>
          <w:p w14:paraId="608350EF"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33</w:t>
            </w:r>
          </w:p>
        </w:tc>
        <w:tc>
          <w:tcPr>
            <w:tcW w:w="240" w:type="pct"/>
            <w:shd w:val="clear" w:color="auto" w:fill="auto"/>
            <w:noWrap/>
            <w:vAlign w:val="center"/>
            <w:hideMark/>
          </w:tcPr>
          <w:p w14:paraId="28C4DBD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25</w:t>
            </w:r>
          </w:p>
        </w:tc>
        <w:tc>
          <w:tcPr>
            <w:tcW w:w="300" w:type="pct"/>
            <w:shd w:val="clear" w:color="auto" w:fill="auto"/>
            <w:noWrap/>
            <w:vAlign w:val="center"/>
            <w:hideMark/>
          </w:tcPr>
          <w:p w14:paraId="23334424"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00C9DBEB"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shd w:val="clear" w:color="auto" w:fill="auto"/>
            <w:noWrap/>
            <w:vAlign w:val="center"/>
            <w:hideMark/>
          </w:tcPr>
          <w:p w14:paraId="229FC9F5"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2.9</w:t>
            </w:r>
            <w:r w:rsidRPr="00236B4A">
              <w:rPr>
                <w:color w:val="000000"/>
                <w:sz w:val="18"/>
                <w:szCs w:val="14"/>
              </w:rPr>
              <w:t>0</w:t>
            </w:r>
          </w:p>
        </w:tc>
        <w:tc>
          <w:tcPr>
            <w:tcW w:w="352" w:type="pct"/>
            <w:vAlign w:val="center"/>
          </w:tcPr>
          <w:p w14:paraId="67136F67" w14:textId="77777777" w:rsidR="00236B4A" w:rsidRPr="00236B4A" w:rsidRDefault="00236B4A" w:rsidP="003C4F83">
            <w:pPr>
              <w:spacing w:line="240" w:lineRule="auto"/>
              <w:jc w:val="center"/>
              <w:rPr>
                <w:color w:val="FF0000"/>
                <w:sz w:val="18"/>
                <w:szCs w:val="14"/>
              </w:rPr>
            </w:pPr>
            <w:r w:rsidRPr="00236B4A">
              <w:rPr>
                <w:color w:val="000000"/>
                <w:sz w:val="18"/>
                <w:szCs w:val="14"/>
              </w:rPr>
              <w:t>0.42</w:t>
            </w:r>
          </w:p>
        </w:tc>
        <w:tc>
          <w:tcPr>
            <w:tcW w:w="312" w:type="pct"/>
            <w:vAlign w:val="center"/>
          </w:tcPr>
          <w:p w14:paraId="6FA5B37B" w14:textId="77777777" w:rsidR="00236B4A" w:rsidRPr="00236B4A" w:rsidRDefault="00236B4A" w:rsidP="003C4F83">
            <w:pPr>
              <w:spacing w:line="240" w:lineRule="auto"/>
              <w:jc w:val="center"/>
              <w:rPr>
                <w:color w:val="FF0000"/>
                <w:sz w:val="18"/>
                <w:szCs w:val="14"/>
              </w:rPr>
            </w:pPr>
            <w:r w:rsidRPr="00236B4A">
              <w:rPr>
                <w:color w:val="000000"/>
                <w:sz w:val="18"/>
                <w:szCs w:val="14"/>
              </w:rPr>
              <w:t>0.44</w:t>
            </w:r>
          </w:p>
        </w:tc>
        <w:tc>
          <w:tcPr>
            <w:tcW w:w="325" w:type="pct"/>
            <w:vAlign w:val="center"/>
          </w:tcPr>
          <w:p w14:paraId="42E3798F"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0.47</w:t>
            </w:r>
          </w:p>
        </w:tc>
        <w:tc>
          <w:tcPr>
            <w:tcW w:w="372" w:type="pct"/>
            <w:vAlign w:val="center"/>
          </w:tcPr>
          <w:p w14:paraId="2BBB30CD"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7.21</w:t>
            </w:r>
          </w:p>
        </w:tc>
        <w:tc>
          <w:tcPr>
            <w:tcW w:w="873" w:type="pct"/>
            <w:shd w:val="clear" w:color="auto" w:fill="auto"/>
            <w:noWrap/>
            <w:vAlign w:val="center"/>
            <w:hideMark/>
          </w:tcPr>
          <w:p w14:paraId="474BF7BF"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486C3AF8"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1D9F0044" w14:textId="77777777" w:rsidTr="00236B4A">
        <w:trPr>
          <w:trHeight w:val="300"/>
        </w:trPr>
        <w:tc>
          <w:tcPr>
            <w:tcW w:w="473" w:type="pct"/>
            <w:shd w:val="clear" w:color="auto" w:fill="auto"/>
            <w:noWrap/>
            <w:vAlign w:val="center"/>
            <w:hideMark/>
          </w:tcPr>
          <w:p w14:paraId="735F9A92"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Loam</w:t>
            </w:r>
          </w:p>
        </w:tc>
        <w:tc>
          <w:tcPr>
            <w:tcW w:w="287" w:type="pct"/>
            <w:shd w:val="clear" w:color="auto" w:fill="auto"/>
            <w:noWrap/>
            <w:vAlign w:val="center"/>
            <w:hideMark/>
          </w:tcPr>
          <w:p w14:paraId="35B9C30F"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32</w:t>
            </w:r>
          </w:p>
        </w:tc>
        <w:tc>
          <w:tcPr>
            <w:tcW w:w="283" w:type="pct"/>
            <w:shd w:val="clear" w:color="auto" w:fill="auto"/>
            <w:noWrap/>
            <w:vAlign w:val="center"/>
            <w:hideMark/>
          </w:tcPr>
          <w:p w14:paraId="327CDF3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43</w:t>
            </w:r>
          </w:p>
        </w:tc>
        <w:tc>
          <w:tcPr>
            <w:tcW w:w="240" w:type="pct"/>
            <w:shd w:val="clear" w:color="auto" w:fill="auto"/>
            <w:noWrap/>
            <w:vAlign w:val="center"/>
            <w:hideMark/>
          </w:tcPr>
          <w:p w14:paraId="7B8BB60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25</w:t>
            </w:r>
          </w:p>
        </w:tc>
        <w:tc>
          <w:tcPr>
            <w:tcW w:w="300" w:type="pct"/>
            <w:shd w:val="clear" w:color="auto" w:fill="auto"/>
            <w:noWrap/>
            <w:vAlign w:val="center"/>
            <w:hideMark/>
          </w:tcPr>
          <w:p w14:paraId="39D389E8"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035E4EE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G</w:t>
            </w:r>
          </w:p>
        </w:tc>
        <w:tc>
          <w:tcPr>
            <w:tcW w:w="280" w:type="pct"/>
            <w:shd w:val="clear" w:color="auto" w:fill="auto"/>
            <w:noWrap/>
            <w:vAlign w:val="center"/>
            <w:hideMark/>
          </w:tcPr>
          <w:p w14:paraId="6AFB94BB"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4.9</w:t>
            </w:r>
            <w:r w:rsidRPr="00236B4A">
              <w:rPr>
                <w:color w:val="000000"/>
                <w:sz w:val="18"/>
                <w:szCs w:val="14"/>
              </w:rPr>
              <w:t>0</w:t>
            </w:r>
          </w:p>
        </w:tc>
        <w:tc>
          <w:tcPr>
            <w:tcW w:w="352" w:type="pct"/>
            <w:vAlign w:val="center"/>
          </w:tcPr>
          <w:p w14:paraId="5085CC75" w14:textId="77777777" w:rsidR="00236B4A" w:rsidRPr="00236B4A" w:rsidRDefault="00236B4A" w:rsidP="003C4F83">
            <w:pPr>
              <w:spacing w:line="240" w:lineRule="auto"/>
              <w:jc w:val="center"/>
              <w:rPr>
                <w:color w:val="FF0000"/>
                <w:sz w:val="18"/>
                <w:szCs w:val="14"/>
              </w:rPr>
            </w:pPr>
            <w:r w:rsidRPr="00236B4A">
              <w:rPr>
                <w:color w:val="000000"/>
                <w:sz w:val="18"/>
                <w:szCs w:val="14"/>
              </w:rPr>
              <w:t>0.41</w:t>
            </w:r>
          </w:p>
        </w:tc>
        <w:tc>
          <w:tcPr>
            <w:tcW w:w="312" w:type="pct"/>
            <w:vAlign w:val="center"/>
          </w:tcPr>
          <w:p w14:paraId="38018E87" w14:textId="77777777" w:rsidR="00236B4A" w:rsidRPr="00236B4A" w:rsidRDefault="00236B4A" w:rsidP="003C4F83">
            <w:pPr>
              <w:spacing w:line="240" w:lineRule="auto"/>
              <w:jc w:val="center"/>
              <w:rPr>
                <w:color w:val="FF0000"/>
                <w:sz w:val="18"/>
                <w:szCs w:val="14"/>
              </w:rPr>
            </w:pPr>
            <w:r w:rsidRPr="00236B4A">
              <w:rPr>
                <w:color w:val="000000"/>
                <w:sz w:val="18"/>
                <w:szCs w:val="14"/>
              </w:rPr>
              <w:t>0.60</w:t>
            </w:r>
          </w:p>
        </w:tc>
        <w:tc>
          <w:tcPr>
            <w:tcW w:w="325" w:type="pct"/>
            <w:vAlign w:val="center"/>
          </w:tcPr>
          <w:p w14:paraId="2EC5ABB5"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0.35</w:t>
            </w:r>
          </w:p>
        </w:tc>
        <w:tc>
          <w:tcPr>
            <w:tcW w:w="372" w:type="pct"/>
            <w:vAlign w:val="center"/>
          </w:tcPr>
          <w:p w14:paraId="70591059"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12.6</w:t>
            </w:r>
          </w:p>
        </w:tc>
        <w:tc>
          <w:tcPr>
            <w:tcW w:w="873" w:type="pct"/>
            <w:shd w:val="clear" w:color="auto" w:fill="auto"/>
            <w:noWrap/>
            <w:vAlign w:val="center"/>
            <w:hideMark/>
          </w:tcPr>
          <w:p w14:paraId="23D51F1E"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4217943F"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1D88736A" w14:textId="77777777" w:rsidTr="00236B4A">
        <w:trPr>
          <w:trHeight w:val="300"/>
        </w:trPr>
        <w:tc>
          <w:tcPr>
            <w:tcW w:w="473" w:type="pct"/>
            <w:shd w:val="clear" w:color="auto" w:fill="auto"/>
            <w:noWrap/>
            <w:vAlign w:val="center"/>
            <w:hideMark/>
          </w:tcPr>
          <w:p w14:paraId="77DA0033"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Clay loam</w:t>
            </w:r>
          </w:p>
        </w:tc>
        <w:tc>
          <w:tcPr>
            <w:tcW w:w="287" w:type="pct"/>
            <w:shd w:val="clear" w:color="auto" w:fill="auto"/>
            <w:noWrap/>
            <w:vAlign w:val="center"/>
            <w:hideMark/>
          </w:tcPr>
          <w:p w14:paraId="01469A0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32</w:t>
            </w:r>
          </w:p>
        </w:tc>
        <w:tc>
          <w:tcPr>
            <w:tcW w:w="283" w:type="pct"/>
            <w:shd w:val="clear" w:color="auto" w:fill="auto"/>
            <w:noWrap/>
            <w:vAlign w:val="center"/>
            <w:hideMark/>
          </w:tcPr>
          <w:p w14:paraId="0C8F5E1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39</w:t>
            </w:r>
          </w:p>
        </w:tc>
        <w:tc>
          <w:tcPr>
            <w:tcW w:w="240" w:type="pct"/>
            <w:shd w:val="clear" w:color="auto" w:fill="auto"/>
            <w:noWrap/>
            <w:vAlign w:val="center"/>
            <w:hideMark/>
          </w:tcPr>
          <w:p w14:paraId="7319CC5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29</w:t>
            </w:r>
          </w:p>
        </w:tc>
        <w:tc>
          <w:tcPr>
            <w:tcW w:w="300" w:type="pct"/>
            <w:shd w:val="clear" w:color="auto" w:fill="auto"/>
            <w:noWrap/>
            <w:vAlign w:val="center"/>
            <w:hideMark/>
          </w:tcPr>
          <w:p w14:paraId="3FC0C9C2"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6208F6D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G</w:t>
            </w:r>
          </w:p>
        </w:tc>
        <w:tc>
          <w:tcPr>
            <w:tcW w:w="280" w:type="pct"/>
            <w:shd w:val="clear" w:color="auto" w:fill="auto"/>
            <w:noWrap/>
            <w:vAlign w:val="center"/>
            <w:hideMark/>
          </w:tcPr>
          <w:p w14:paraId="69CC6E61"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5.1</w:t>
            </w:r>
            <w:r w:rsidRPr="00236B4A">
              <w:rPr>
                <w:color w:val="000000"/>
                <w:sz w:val="18"/>
                <w:szCs w:val="14"/>
              </w:rPr>
              <w:t>0</w:t>
            </w:r>
          </w:p>
        </w:tc>
        <w:tc>
          <w:tcPr>
            <w:tcW w:w="352" w:type="pct"/>
            <w:vAlign w:val="center"/>
          </w:tcPr>
          <w:p w14:paraId="62B3692F" w14:textId="77777777" w:rsidR="00236B4A" w:rsidRPr="00236B4A" w:rsidRDefault="00236B4A" w:rsidP="003C4F83">
            <w:pPr>
              <w:spacing w:line="240" w:lineRule="auto"/>
              <w:jc w:val="center"/>
              <w:rPr>
                <w:color w:val="FF0000"/>
                <w:sz w:val="18"/>
                <w:szCs w:val="14"/>
              </w:rPr>
            </w:pPr>
            <w:r w:rsidRPr="00236B4A">
              <w:rPr>
                <w:color w:val="000000"/>
                <w:sz w:val="18"/>
                <w:szCs w:val="14"/>
              </w:rPr>
              <w:t>0.38</w:t>
            </w:r>
          </w:p>
        </w:tc>
        <w:tc>
          <w:tcPr>
            <w:tcW w:w="312" w:type="pct"/>
            <w:vAlign w:val="center"/>
          </w:tcPr>
          <w:p w14:paraId="17D72A23" w14:textId="77777777" w:rsidR="00236B4A" w:rsidRPr="00236B4A" w:rsidRDefault="00236B4A" w:rsidP="003C4F83">
            <w:pPr>
              <w:spacing w:line="240" w:lineRule="auto"/>
              <w:jc w:val="center"/>
              <w:rPr>
                <w:color w:val="FF0000"/>
                <w:sz w:val="18"/>
                <w:szCs w:val="14"/>
              </w:rPr>
            </w:pPr>
            <w:r w:rsidRPr="00236B4A">
              <w:rPr>
                <w:color w:val="000000"/>
                <w:sz w:val="18"/>
                <w:szCs w:val="14"/>
              </w:rPr>
              <w:t>0.48</w:t>
            </w:r>
          </w:p>
        </w:tc>
        <w:tc>
          <w:tcPr>
            <w:tcW w:w="325" w:type="pct"/>
            <w:vAlign w:val="center"/>
          </w:tcPr>
          <w:p w14:paraId="34783012"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0.36</w:t>
            </w:r>
          </w:p>
        </w:tc>
        <w:tc>
          <w:tcPr>
            <w:tcW w:w="372" w:type="pct"/>
            <w:vAlign w:val="center"/>
          </w:tcPr>
          <w:p w14:paraId="01D8F497"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9.68</w:t>
            </w:r>
          </w:p>
        </w:tc>
        <w:tc>
          <w:tcPr>
            <w:tcW w:w="873" w:type="pct"/>
            <w:shd w:val="clear" w:color="auto" w:fill="auto"/>
            <w:noWrap/>
            <w:vAlign w:val="center"/>
            <w:hideMark/>
          </w:tcPr>
          <w:p w14:paraId="7B2BF45B"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604A4D68"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2A82B077" w14:textId="77777777" w:rsidTr="00236B4A">
        <w:trPr>
          <w:trHeight w:val="300"/>
        </w:trPr>
        <w:tc>
          <w:tcPr>
            <w:tcW w:w="473" w:type="pct"/>
            <w:shd w:val="clear" w:color="auto" w:fill="auto"/>
            <w:noWrap/>
            <w:vAlign w:val="center"/>
            <w:hideMark/>
          </w:tcPr>
          <w:p w14:paraId="16C05AD0"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Silt loam</w:t>
            </w:r>
          </w:p>
        </w:tc>
        <w:tc>
          <w:tcPr>
            <w:tcW w:w="287" w:type="pct"/>
            <w:shd w:val="clear" w:color="auto" w:fill="auto"/>
            <w:noWrap/>
            <w:vAlign w:val="center"/>
            <w:hideMark/>
          </w:tcPr>
          <w:p w14:paraId="6C68A4F7"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18</w:t>
            </w:r>
          </w:p>
        </w:tc>
        <w:tc>
          <w:tcPr>
            <w:tcW w:w="283" w:type="pct"/>
            <w:shd w:val="clear" w:color="auto" w:fill="auto"/>
            <w:noWrap/>
            <w:vAlign w:val="center"/>
            <w:hideMark/>
          </w:tcPr>
          <w:p w14:paraId="058D9BE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60</w:t>
            </w:r>
          </w:p>
        </w:tc>
        <w:tc>
          <w:tcPr>
            <w:tcW w:w="240" w:type="pct"/>
            <w:shd w:val="clear" w:color="auto" w:fill="auto"/>
            <w:noWrap/>
            <w:vAlign w:val="center"/>
            <w:hideMark/>
          </w:tcPr>
          <w:p w14:paraId="24A2D6A5"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22</w:t>
            </w:r>
          </w:p>
        </w:tc>
        <w:tc>
          <w:tcPr>
            <w:tcW w:w="300" w:type="pct"/>
            <w:shd w:val="clear" w:color="auto" w:fill="auto"/>
            <w:noWrap/>
            <w:vAlign w:val="center"/>
            <w:hideMark/>
          </w:tcPr>
          <w:p w14:paraId="161136BC"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2D6D8604"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G</w:t>
            </w:r>
          </w:p>
        </w:tc>
        <w:tc>
          <w:tcPr>
            <w:tcW w:w="280" w:type="pct"/>
            <w:shd w:val="clear" w:color="auto" w:fill="auto"/>
            <w:noWrap/>
            <w:vAlign w:val="center"/>
            <w:hideMark/>
          </w:tcPr>
          <w:p w14:paraId="6DA2FB4E"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8.5</w:t>
            </w:r>
            <w:r w:rsidRPr="00236B4A">
              <w:rPr>
                <w:color w:val="000000"/>
                <w:sz w:val="18"/>
                <w:szCs w:val="14"/>
              </w:rPr>
              <w:t>0</w:t>
            </w:r>
          </w:p>
        </w:tc>
        <w:tc>
          <w:tcPr>
            <w:tcW w:w="352" w:type="pct"/>
            <w:vAlign w:val="center"/>
          </w:tcPr>
          <w:p w14:paraId="208FD6C6" w14:textId="77777777" w:rsidR="00236B4A" w:rsidRPr="00236B4A" w:rsidRDefault="00236B4A" w:rsidP="003C4F83">
            <w:pPr>
              <w:spacing w:line="240" w:lineRule="auto"/>
              <w:jc w:val="center"/>
              <w:rPr>
                <w:color w:val="FF0000"/>
                <w:sz w:val="18"/>
                <w:szCs w:val="14"/>
              </w:rPr>
            </w:pPr>
            <w:r w:rsidRPr="00236B4A">
              <w:rPr>
                <w:color w:val="000000"/>
                <w:sz w:val="18"/>
                <w:szCs w:val="14"/>
              </w:rPr>
              <w:t>0.39</w:t>
            </w:r>
          </w:p>
        </w:tc>
        <w:tc>
          <w:tcPr>
            <w:tcW w:w="312" w:type="pct"/>
            <w:vAlign w:val="center"/>
          </w:tcPr>
          <w:p w14:paraId="492F3216" w14:textId="77777777" w:rsidR="00236B4A" w:rsidRPr="00236B4A" w:rsidRDefault="00236B4A" w:rsidP="003C4F83">
            <w:pPr>
              <w:spacing w:line="240" w:lineRule="auto"/>
              <w:jc w:val="center"/>
              <w:rPr>
                <w:color w:val="FF0000"/>
                <w:sz w:val="18"/>
                <w:szCs w:val="14"/>
              </w:rPr>
            </w:pPr>
            <w:r w:rsidRPr="00236B4A">
              <w:rPr>
                <w:color w:val="000000"/>
                <w:sz w:val="18"/>
                <w:szCs w:val="14"/>
              </w:rPr>
              <w:t>0.53</w:t>
            </w:r>
          </w:p>
        </w:tc>
        <w:tc>
          <w:tcPr>
            <w:tcW w:w="325" w:type="pct"/>
            <w:vAlign w:val="center"/>
          </w:tcPr>
          <w:p w14:paraId="32A14CC3"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0.40</w:t>
            </w:r>
          </w:p>
        </w:tc>
        <w:tc>
          <w:tcPr>
            <w:tcW w:w="372" w:type="pct"/>
            <w:vAlign w:val="center"/>
          </w:tcPr>
          <w:p w14:paraId="710A955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13.7</w:t>
            </w:r>
          </w:p>
        </w:tc>
        <w:tc>
          <w:tcPr>
            <w:tcW w:w="873" w:type="pct"/>
            <w:shd w:val="clear" w:color="auto" w:fill="auto"/>
            <w:noWrap/>
            <w:vAlign w:val="center"/>
            <w:hideMark/>
          </w:tcPr>
          <w:p w14:paraId="3E108698"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1B085A73"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07F069A5" w14:textId="77777777" w:rsidTr="00236B4A">
        <w:trPr>
          <w:trHeight w:val="300"/>
        </w:trPr>
        <w:tc>
          <w:tcPr>
            <w:tcW w:w="473" w:type="pct"/>
            <w:shd w:val="clear" w:color="auto" w:fill="auto"/>
            <w:noWrap/>
            <w:vAlign w:val="center"/>
            <w:hideMark/>
          </w:tcPr>
          <w:p w14:paraId="72B89207"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Silt loam</w:t>
            </w:r>
          </w:p>
        </w:tc>
        <w:tc>
          <w:tcPr>
            <w:tcW w:w="287" w:type="pct"/>
            <w:shd w:val="clear" w:color="auto" w:fill="auto"/>
            <w:noWrap/>
            <w:vAlign w:val="center"/>
            <w:hideMark/>
          </w:tcPr>
          <w:p w14:paraId="2DC71DB7"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22</w:t>
            </w:r>
          </w:p>
        </w:tc>
        <w:tc>
          <w:tcPr>
            <w:tcW w:w="283" w:type="pct"/>
            <w:shd w:val="clear" w:color="auto" w:fill="auto"/>
            <w:noWrap/>
            <w:vAlign w:val="center"/>
            <w:hideMark/>
          </w:tcPr>
          <w:p w14:paraId="4ACBC30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57</w:t>
            </w:r>
          </w:p>
        </w:tc>
        <w:tc>
          <w:tcPr>
            <w:tcW w:w="240" w:type="pct"/>
            <w:shd w:val="clear" w:color="auto" w:fill="auto"/>
            <w:noWrap/>
            <w:vAlign w:val="center"/>
            <w:hideMark/>
          </w:tcPr>
          <w:p w14:paraId="0605E3AD"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21</w:t>
            </w:r>
          </w:p>
        </w:tc>
        <w:tc>
          <w:tcPr>
            <w:tcW w:w="300" w:type="pct"/>
            <w:shd w:val="clear" w:color="auto" w:fill="auto"/>
            <w:noWrap/>
            <w:vAlign w:val="center"/>
            <w:hideMark/>
          </w:tcPr>
          <w:p w14:paraId="2AFC0831"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21D2F6F3"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G</w:t>
            </w:r>
          </w:p>
        </w:tc>
        <w:tc>
          <w:tcPr>
            <w:tcW w:w="280" w:type="pct"/>
            <w:shd w:val="clear" w:color="auto" w:fill="auto"/>
            <w:noWrap/>
            <w:vAlign w:val="center"/>
            <w:hideMark/>
          </w:tcPr>
          <w:p w14:paraId="22843F44"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9.8</w:t>
            </w:r>
            <w:r w:rsidRPr="00236B4A">
              <w:rPr>
                <w:color w:val="000000"/>
                <w:sz w:val="18"/>
                <w:szCs w:val="14"/>
              </w:rPr>
              <w:t>0</w:t>
            </w:r>
          </w:p>
        </w:tc>
        <w:tc>
          <w:tcPr>
            <w:tcW w:w="352" w:type="pct"/>
            <w:vAlign w:val="center"/>
          </w:tcPr>
          <w:p w14:paraId="467BCDEC" w14:textId="77777777" w:rsidR="00236B4A" w:rsidRPr="00236B4A" w:rsidRDefault="00236B4A" w:rsidP="003C4F83">
            <w:pPr>
              <w:spacing w:line="240" w:lineRule="auto"/>
              <w:jc w:val="center"/>
              <w:rPr>
                <w:color w:val="FF0000"/>
                <w:sz w:val="18"/>
                <w:szCs w:val="14"/>
              </w:rPr>
            </w:pPr>
            <w:r w:rsidRPr="00236B4A">
              <w:rPr>
                <w:color w:val="000000"/>
                <w:sz w:val="18"/>
                <w:szCs w:val="14"/>
              </w:rPr>
              <w:t>0.40</w:t>
            </w:r>
          </w:p>
        </w:tc>
        <w:tc>
          <w:tcPr>
            <w:tcW w:w="312" w:type="pct"/>
            <w:vAlign w:val="center"/>
          </w:tcPr>
          <w:p w14:paraId="1697B5BF" w14:textId="77777777" w:rsidR="00236B4A" w:rsidRPr="00236B4A" w:rsidRDefault="00236B4A" w:rsidP="003C4F83">
            <w:pPr>
              <w:spacing w:line="240" w:lineRule="auto"/>
              <w:jc w:val="center"/>
              <w:rPr>
                <w:color w:val="FF0000"/>
                <w:sz w:val="18"/>
                <w:szCs w:val="14"/>
              </w:rPr>
            </w:pPr>
            <w:r w:rsidRPr="00236B4A">
              <w:rPr>
                <w:color w:val="000000"/>
                <w:sz w:val="18"/>
                <w:szCs w:val="14"/>
              </w:rPr>
              <w:t>0.59</w:t>
            </w:r>
          </w:p>
        </w:tc>
        <w:tc>
          <w:tcPr>
            <w:tcW w:w="325" w:type="pct"/>
            <w:vAlign w:val="center"/>
          </w:tcPr>
          <w:p w14:paraId="55242026"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0.34</w:t>
            </w:r>
          </w:p>
        </w:tc>
        <w:tc>
          <w:tcPr>
            <w:tcW w:w="372" w:type="pct"/>
            <w:vAlign w:val="center"/>
          </w:tcPr>
          <w:p w14:paraId="65F241BF"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14.6</w:t>
            </w:r>
          </w:p>
        </w:tc>
        <w:tc>
          <w:tcPr>
            <w:tcW w:w="873" w:type="pct"/>
            <w:shd w:val="clear" w:color="auto" w:fill="auto"/>
            <w:noWrap/>
            <w:vAlign w:val="center"/>
            <w:hideMark/>
          </w:tcPr>
          <w:p w14:paraId="19D12477"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0770A82D"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327AD379" w14:textId="77777777" w:rsidTr="00236B4A">
        <w:trPr>
          <w:trHeight w:val="300"/>
        </w:trPr>
        <w:tc>
          <w:tcPr>
            <w:tcW w:w="473" w:type="pct"/>
            <w:shd w:val="clear" w:color="auto" w:fill="auto"/>
            <w:noWrap/>
            <w:vAlign w:val="center"/>
            <w:hideMark/>
          </w:tcPr>
          <w:p w14:paraId="2D118143"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Clay loam</w:t>
            </w:r>
          </w:p>
        </w:tc>
        <w:tc>
          <w:tcPr>
            <w:tcW w:w="287" w:type="pct"/>
            <w:shd w:val="clear" w:color="auto" w:fill="auto"/>
            <w:noWrap/>
            <w:vAlign w:val="center"/>
            <w:hideMark/>
          </w:tcPr>
          <w:p w14:paraId="1398A229"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30</w:t>
            </w:r>
          </w:p>
        </w:tc>
        <w:tc>
          <w:tcPr>
            <w:tcW w:w="283" w:type="pct"/>
            <w:shd w:val="clear" w:color="auto" w:fill="auto"/>
            <w:noWrap/>
            <w:vAlign w:val="center"/>
            <w:hideMark/>
          </w:tcPr>
          <w:p w14:paraId="6191C8E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41</w:t>
            </w:r>
          </w:p>
        </w:tc>
        <w:tc>
          <w:tcPr>
            <w:tcW w:w="240" w:type="pct"/>
            <w:shd w:val="clear" w:color="auto" w:fill="auto"/>
            <w:noWrap/>
            <w:vAlign w:val="center"/>
            <w:hideMark/>
          </w:tcPr>
          <w:p w14:paraId="30D5F142"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29</w:t>
            </w:r>
          </w:p>
        </w:tc>
        <w:tc>
          <w:tcPr>
            <w:tcW w:w="300" w:type="pct"/>
            <w:shd w:val="clear" w:color="auto" w:fill="auto"/>
            <w:noWrap/>
            <w:vAlign w:val="center"/>
            <w:hideMark/>
          </w:tcPr>
          <w:p w14:paraId="1A953D8E"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vAlign w:val="center"/>
          </w:tcPr>
          <w:p w14:paraId="6A673C7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G</w:t>
            </w:r>
          </w:p>
        </w:tc>
        <w:tc>
          <w:tcPr>
            <w:tcW w:w="280" w:type="pct"/>
            <w:shd w:val="clear" w:color="auto" w:fill="auto"/>
            <w:noWrap/>
            <w:vAlign w:val="center"/>
            <w:hideMark/>
          </w:tcPr>
          <w:p w14:paraId="2C0A85CB" w14:textId="77777777" w:rsidR="00236B4A" w:rsidRPr="00236B4A" w:rsidRDefault="00236B4A" w:rsidP="003C4F83">
            <w:pPr>
              <w:spacing w:line="240" w:lineRule="auto"/>
              <w:jc w:val="center"/>
              <w:rPr>
                <w:color w:val="000000"/>
                <w:sz w:val="18"/>
                <w:szCs w:val="14"/>
              </w:rPr>
            </w:pPr>
            <w:r w:rsidRPr="00236B4A">
              <w:rPr>
                <w:rFonts w:eastAsia="Times New Roman"/>
                <w:color w:val="000000"/>
                <w:sz w:val="18"/>
                <w:szCs w:val="14"/>
              </w:rPr>
              <w:t>10</w:t>
            </w:r>
            <w:r w:rsidRPr="00236B4A">
              <w:rPr>
                <w:color w:val="000000"/>
                <w:sz w:val="18"/>
                <w:szCs w:val="14"/>
              </w:rPr>
              <w:t>.0</w:t>
            </w:r>
          </w:p>
        </w:tc>
        <w:tc>
          <w:tcPr>
            <w:tcW w:w="352" w:type="pct"/>
            <w:vAlign w:val="center"/>
          </w:tcPr>
          <w:p w14:paraId="2ABB9204" w14:textId="77777777" w:rsidR="00236B4A" w:rsidRPr="00236B4A" w:rsidRDefault="00236B4A" w:rsidP="003C4F83">
            <w:pPr>
              <w:spacing w:line="240" w:lineRule="auto"/>
              <w:jc w:val="center"/>
              <w:rPr>
                <w:color w:val="FF0000"/>
                <w:sz w:val="18"/>
                <w:szCs w:val="14"/>
              </w:rPr>
            </w:pPr>
            <w:r w:rsidRPr="00236B4A">
              <w:rPr>
                <w:color w:val="000000"/>
                <w:sz w:val="18"/>
                <w:szCs w:val="14"/>
              </w:rPr>
              <w:t>6.90</w:t>
            </w:r>
          </w:p>
        </w:tc>
        <w:tc>
          <w:tcPr>
            <w:tcW w:w="312" w:type="pct"/>
            <w:vAlign w:val="center"/>
          </w:tcPr>
          <w:p w14:paraId="78DD720D" w14:textId="77777777" w:rsidR="00236B4A" w:rsidRPr="00236B4A" w:rsidRDefault="00236B4A" w:rsidP="003C4F83">
            <w:pPr>
              <w:spacing w:line="240" w:lineRule="auto"/>
              <w:jc w:val="center"/>
              <w:rPr>
                <w:color w:val="FF0000"/>
                <w:sz w:val="18"/>
                <w:szCs w:val="14"/>
              </w:rPr>
            </w:pPr>
            <w:r w:rsidRPr="00236B4A">
              <w:rPr>
                <w:color w:val="000000"/>
                <w:sz w:val="18"/>
                <w:szCs w:val="14"/>
              </w:rPr>
              <w:t>9.63</w:t>
            </w:r>
          </w:p>
        </w:tc>
        <w:tc>
          <w:tcPr>
            <w:tcW w:w="325" w:type="pct"/>
            <w:vAlign w:val="center"/>
          </w:tcPr>
          <w:p w14:paraId="626D4B51"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7.36</w:t>
            </w:r>
          </w:p>
        </w:tc>
        <w:tc>
          <w:tcPr>
            <w:tcW w:w="372" w:type="pct"/>
            <w:vAlign w:val="center"/>
          </w:tcPr>
          <w:p w14:paraId="15EF402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11.3</w:t>
            </w:r>
          </w:p>
        </w:tc>
        <w:tc>
          <w:tcPr>
            <w:tcW w:w="873" w:type="pct"/>
            <w:shd w:val="clear" w:color="auto" w:fill="auto"/>
            <w:noWrap/>
            <w:vAlign w:val="center"/>
            <w:hideMark/>
          </w:tcPr>
          <w:p w14:paraId="167D47A7"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Hamilton &amp; Waddington (1999)</w:t>
            </w:r>
          </w:p>
        </w:tc>
        <w:tc>
          <w:tcPr>
            <w:tcW w:w="576" w:type="pct"/>
            <w:vAlign w:val="center"/>
          </w:tcPr>
          <w:p w14:paraId="5F329494"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48E05034" w14:textId="77777777" w:rsidTr="00236B4A">
        <w:trPr>
          <w:trHeight w:val="300"/>
        </w:trPr>
        <w:tc>
          <w:tcPr>
            <w:tcW w:w="473" w:type="pct"/>
            <w:tcBorders>
              <w:bottom w:val="nil"/>
            </w:tcBorders>
            <w:shd w:val="clear" w:color="auto" w:fill="auto"/>
            <w:noWrap/>
            <w:vAlign w:val="center"/>
            <w:hideMark/>
          </w:tcPr>
          <w:p w14:paraId="2D0F9D67"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Sand</w:t>
            </w:r>
          </w:p>
        </w:tc>
        <w:tc>
          <w:tcPr>
            <w:tcW w:w="287" w:type="pct"/>
            <w:tcBorders>
              <w:bottom w:val="nil"/>
            </w:tcBorders>
            <w:shd w:val="clear" w:color="auto" w:fill="auto"/>
            <w:noWrap/>
            <w:vAlign w:val="center"/>
            <w:hideMark/>
          </w:tcPr>
          <w:p w14:paraId="4B16471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94</w:t>
            </w:r>
          </w:p>
        </w:tc>
        <w:tc>
          <w:tcPr>
            <w:tcW w:w="283" w:type="pct"/>
            <w:tcBorders>
              <w:bottom w:val="nil"/>
            </w:tcBorders>
            <w:shd w:val="clear" w:color="auto" w:fill="auto"/>
            <w:noWrap/>
            <w:vAlign w:val="center"/>
            <w:hideMark/>
          </w:tcPr>
          <w:p w14:paraId="30B232EB"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w:t>
            </w:r>
          </w:p>
        </w:tc>
        <w:tc>
          <w:tcPr>
            <w:tcW w:w="240" w:type="pct"/>
            <w:tcBorders>
              <w:bottom w:val="nil"/>
            </w:tcBorders>
            <w:shd w:val="clear" w:color="auto" w:fill="auto"/>
            <w:noWrap/>
            <w:vAlign w:val="center"/>
            <w:hideMark/>
          </w:tcPr>
          <w:p w14:paraId="3F583AF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w:t>
            </w:r>
          </w:p>
        </w:tc>
        <w:tc>
          <w:tcPr>
            <w:tcW w:w="300" w:type="pct"/>
            <w:tcBorders>
              <w:bottom w:val="nil"/>
            </w:tcBorders>
            <w:shd w:val="clear" w:color="auto" w:fill="auto"/>
            <w:noWrap/>
            <w:vAlign w:val="center"/>
            <w:hideMark/>
          </w:tcPr>
          <w:p w14:paraId="36DBB8AE"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tcBorders>
              <w:bottom w:val="nil"/>
            </w:tcBorders>
            <w:vAlign w:val="center"/>
          </w:tcPr>
          <w:p w14:paraId="2648AA9A"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SG</w:t>
            </w:r>
          </w:p>
        </w:tc>
        <w:tc>
          <w:tcPr>
            <w:tcW w:w="280" w:type="pct"/>
            <w:tcBorders>
              <w:bottom w:val="nil"/>
            </w:tcBorders>
            <w:shd w:val="clear" w:color="auto" w:fill="auto"/>
            <w:noWrap/>
            <w:vAlign w:val="center"/>
            <w:hideMark/>
          </w:tcPr>
          <w:p w14:paraId="550CD9AD"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3.00</w:t>
            </w:r>
          </w:p>
        </w:tc>
        <w:tc>
          <w:tcPr>
            <w:tcW w:w="352" w:type="pct"/>
            <w:tcBorders>
              <w:bottom w:val="nil"/>
            </w:tcBorders>
            <w:vAlign w:val="center"/>
          </w:tcPr>
          <w:p w14:paraId="6907A546" w14:textId="77777777" w:rsidR="00236B4A" w:rsidRPr="00236B4A" w:rsidRDefault="00236B4A" w:rsidP="003C4F83">
            <w:pPr>
              <w:spacing w:line="240" w:lineRule="auto"/>
              <w:jc w:val="center"/>
              <w:rPr>
                <w:color w:val="FF0000"/>
                <w:sz w:val="18"/>
                <w:szCs w:val="14"/>
              </w:rPr>
            </w:pPr>
            <w:r w:rsidRPr="00236B4A">
              <w:rPr>
                <w:color w:val="000000"/>
                <w:sz w:val="18"/>
                <w:szCs w:val="14"/>
              </w:rPr>
              <w:t>0.35</w:t>
            </w:r>
          </w:p>
        </w:tc>
        <w:tc>
          <w:tcPr>
            <w:tcW w:w="312" w:type="pct"/>
            <w:tcBorders>
              <w:bottom w:val="nil"/>
            </w:tcBorders>
            <w:vAlign w:val="center"/>
          </w:tcPr>
          <w:p w14:paraId="655C700E" w14:textId="77777777" w:rsidR="00236B4A" w:rsidRPr="00236B4A" w:rsidRDefault="00236B4A" w:rsidP="003C4F83">
            <w:pPr>
              <w:spacing w:line="240" w:lineRule="auto"/>
              <w:jc w:val="center"/>
              <w:rPr>
                <w:color w:val="FF0000"/>
                <w:sz w:val="18"/>
                <w:szCs w:val="14"/>
              </w:rPr>
            </w:pPr>
            <w:r w:rsidRPr="00236B4A">
              <w:rPr>
                <w:color w:val="000000"/>
                <w:sz w:val="18"/>
                <w:szCs w:val="14"/>
              </w:rPr>
              <w:t>2.00</w:t>
            </w:r>
          </w:p>
        </w:tc>
        <w:tc>
          <w:tcPr>
            <w:tcW w:w="325" w:type="pct"/>
            <w:tcBorders>
              <w:bottom w:val="nil"/>
            </w:tcBorders>
            <w:vAlign w:val="center"/>
          </w:tcPr>
          <w:p w14:paraId="2643AC11"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1.56</w:t>
            </w:r>
          </w:p>
        </w:tc>
        <w:tc>
          <w:tcPr>
            <w:tcW w:w="372" w:type="pct"/>
            <w:tcBorders>
              <w:bottom w:val="nil"/>
            </w:tcBorders>
            <w:vAlign w:val="center"/>
          </w:tcPr>
          <w:p w14:paraId="0D2CDFFF"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629</w:t>
            </w:r>
          </w:p>
        </w:tc>
        <w:tc>
          <w:tcPr>
            <w:tcW w:w="873" w:type="pct"/>
            <w:tcBorders>
              <w:bottom w:val="nil"/>
            </w:tcBorders>
            <w:shd w:val="clear" w:color="auto" w:fill="auto"/>
            <w:noWrap/>
            <w:vAlign w:val="center"/>
            <w:hideMark/>
          </w:tcPr>
          <w:p w14:paraId="0D99E89F"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Pitt et al. (1999)</w:t>
            </w:r>
          </w:p>
        </w:tc>
        <w:tc>
          <w:tcPr>
            <w:tcW w:w="576" w:type="pct"/>
            <w:tcBorders>
              <w:bottom w:val="nil"/>
            </w:tcBorders>
            <w:vAlign w:val="center"/>
          </w:tcPr>
          <w:p w14:paraId="647DCAF7" w14:textId="77777777" w:rsidR="00236B4A" w:rsidRPr="00236B4A" w:rsidRDefault="00236B4A" w:rsidP="003C4F83">
            <w:pPr>
              <w:spacing w:line="240" w:lineRule="auto"/>
              <w:rPr>
                <w:sz w:val="18"/>
                <w:szCs w:val="14"/>
              </w:rPr>
            </w:pPr>
            <w:r w:rsidRPr="00236B4A">
              <w:rPr>
                <w:sz w:val="18"/>
                <w:szCs w:val="14"/>
              </w:rPr>
              <w:t>Double ring</w:t>
            </w:r>
          </w:p>
        </w:tc>
      </w:tr>
      <w:tr w:rsidR="00236B4A" w:rsidRPr="00236B4A" w14:paraId="5E91AF91" w14:textId="77777777" w:rsidTr="00236B4A">
        <w:trPr>
          <w:trHeight w:val="300"/>
        </w:trPr>
        <w:tc>
          <w:tcPr>
            <w:tcW w:w="473" w:type="pct"/>
            <w:tcBorders>
              <w:top w:val="nil"/>
              <w:bottom w:val="single" w:sz="4" w:space="0" w:color="auto"/>
            </w:tcBorders>
            <w:shd w:val="clear" w:color="auto" w:fill="auto"/>
            <w:noWrap/>
            <w:vAlign w:val="center"/>
            <w:hideMark/>
          </w:tcPr>
          <w:p w14:paraId="6071B900"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Clay</w:t>
            </w:r>
          </w:p>
        </w:tc>
        <w:tc>
          <w:tcPr>
            <w:tcW w:w="287" w:type="pct"/>
            <w:tcBorders>
              <w:top w:val="nil"/>
              <w:bottom w:val="single" w:sz="4" w:space="0" w:color="auto"/>
            </w:tcBorders>
            <w:shd w:val="clear" w:color="auto" w:fill="auto"/>
            <w:noWrap/>
            <w:vAlign w:val="center"/>
            <w:hideMark/>
          </w:tcPr>
          <w:p w14:paraId="05D3143D"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15</w:t>
            </w:r>
          </w:p>
        </w:tc>
        <w:tc>
          <w:tcPr>
            <w:tcW w:w="283" w:type="pct"/>
            <w:tcBorders>
              <w:top w:val="nil"/>
              <w:bottom w:val="single" w:sz="4" w:space="0" w:color="auto"/>
            </w:tcBorders>
            <w:shd w:val="clear" w:color="auto" w:fill="auto"/>
            <w:noWrap/>
            <w:vAlign w:val="center"/>
            <w:hideMark/>
          </w:tcPr>
          <w:p w14:paraId="0DBC1678"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15</w:t>
            </w:r>
          </w:p>
        </w:tc>
        <w:tc>
          <w:tcPr>
            <w:tcW w:w="240" w:type="pct"/>
            <w:tcBorders>
              <w:top w:val="nil"/>
              <w:bottom w:val="single" w:sz="4" w:space="0" w:color="auto"/>
            </w:tcBorders>
            <w:shd w:val="clear" w:color="auto" w:fill="auto"/>
            <w:noWrap/>
            <w:vAlign w:val="center"/>
            <w:hideMark/>
          </w:tcPr>
          <w:p w14:paraId="03B6B6D0"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70</w:t>
            </w:r>
          </w:p>
        </w:tc>
        <w:tc>
          <w:tcPr>
            <w:tcW w:w="300" w:type="pct"/>
            <w:tcBorders>
              <w:top w:val="nil"/>
              <w:bottom w:val="single" w:sz="4" w:space="0" w:color="auto"/>
            </w:tcBorders>
            <w:shd w:val="clear" w:color="auto" w:fill="auto"/>
            <w:noWrap/>
            <w:vAlign w:val="center"/>
            <w:hideMark/>
          </w:tcPr>
          <w:p w14:paraId="13900C67" w14:textId="77777777" w:rsidR="00236B4A" w:rsidRPr="00236B4A" w:rsidRDefault="00236B4A" w:rsidP="003C4F83">
            <w:pPr>
              <w:spacing w:line="240" w:lineRule="auto"/>
              <w:jc w:val="center"/>
              <w:rPr>
                <w:color w:val="000000"/>
                <w:sz w:val="18"/>
                <w:szCs w:val="14"/>
              </w:rPr>
            </w:pPr>
            <w:r w:rsidRPr="00236B4A">
              <w:rPr>
                <w:color w:val="000000"/>
                <w:sz w:val="18"/>
                <w:szCs w:val="14"/>
              </w:rPr>
              <w:t>NA</w:t>
            </w:r>
          </w:p>
        </w:tc>
        <w:tc>
          <w:tcPr>
            <w:tcW w:w="327" w:type="pct"/>
            <w:tcBorders>
              <w:top w:val="nil"/>
              <w:bottom w:val="single" w:sz="4" w:space="0" w:color="auto"/>
            </w:tcBorders>
            <w:vAlign w:val="center"/>
          </w:tcPr>
          <w:p w14:paraId="18387FC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SBK</w:t>
            </w:r>
          </w:p>
        </w:tc>
        <w:tc>
          <w:tcPr>
            <w:tcW w:w="280" w:type="pct"/>
            <w:tcBorders>
              <w:top w:val="nil"/>
              <w:bottom w:val="single" w:sz="4" w:space="0" w:color="auto"/>
            </w:tcBorders>
            <w:shd w:val="clear" w:color="auto" w:fill="auto"/>
            <w:noWrap/>
            <w:vAlign w:val="center"/>
            <w:hideMark/>
          </w:tcPr>
          <w:p w14:paraId="6107365C"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0.70</w:t>
            </w:r>
          </w:p>
        </w:tc>
        <w:tc>
          <w:tcPr>
            <w:tcW w:w="352" w:type="pct"/>
            <w:tcBorders>
              <w:top w:val="nil"/>
              <w:bottom w:val="single" w:sz="4" w:space="0" w:color="auto"/>
            </w:tcBorders>
            <w:vAlign w:val="center"/>
          </w:tcPr>
          <w:p w14:paraId="6CBD6081" w14:textId="77777777" w:rsidR="00236B4A" w:rsidRPr="00236B4A" w:rsidRDefault="00236B4A" w:rsidP="003C4F83">
            <w:pPr>
              <w:spacing w:line="240" w:lineRule="auto"/>
              <w:jc w:val="center"/>
              <w:rPr>
                <w:color w:val="FF0000"/>
                <w:sz w:val="18"/>
                <w:szCs w:val="14"/>
              </w:rPr>
            </w:pPr>
            <w:r w:rsidRPr="00236B4A">
              <w:rPr>
                <w:color w:val="000000"/>
                <w:sz w:val="18"/>
                <w:szCs w:val="14"/>
              </w:rPr>
              <w:t>0.34</w:t>
            </w:r>
          </w:p>
        </w:tc>
        <w:tc>
          <w:tcPr>
            <w:tcW w:w="312" w:type="pct"/>
            <w:tcBorders>
              <w:top w:val="nil"/>
              <w:bottom w:val="single" w:sz="4" w:space="0" w:color="auto"/>
            </w:tcBorders>
            <w:vAlign w:val="center"/>
          </w:tcPr>
          <w:p w14:paraId="382C2315" w14:textId="77777777" w:rsidR="00236B4A" w:rsidRPr="00236B4A" w:rsidRDefault="00236B4A" w:rsidP="003C4F83">
            <w:pPr>
              <w:spacing w:line="240" w:lineRule="auto"/>
              <w:jc w:val="center"/>
              <w:rPr>
                <w:color w:val="FF0000"/>
                <w:sz w:val="18"/>
                <w:szCs w:val="14"/>
              </w:rPr>
            </w:pPr>
            <w:r w:rsidRPr="00236B4A">
              <w:rPr>
                <w:color w:val="000000"/>
                <w:sz w:val="18"/>
                <w:szCs w:val="14"/>
              </w:rPr>
              <w:t>0.41</w:t>
            </w:r>
          </w:p>
        </w:tc>
        <w:tc>
          <w:tcPr>
            <w:tcW w:w="325" w:type="pct"/>
            <w:tcBorders>
              <w:top w:val="nil"/>
              <w:bottom w:val="single" w:sz="4" w:space="0" w:color="auto"/>
            </w:tcBorders>
            <w:vAlign w:val="center"/>
          </w:tcPr>
          <w:p w14:paraId="104ABDF7" w14:textId="77777777" w:rsidR="00236B4A" w:rsidRPr="00236B4A" w:rsidRDefault="00236B4A" w:rsidP="003C4F83">
            <w:pPr>
              <w:spacing w:line="240" w:lineRule="auto"/>
              <w:jc w:val="center"/>
              <w:rPr>
                <w:rFonts w:eastAsia="Times New Roman"/>
                <w:color w:val="000000"/>
                <w:sz w:val="18"/>
                <w:szCs w:val="14"/>
              </w:rPr>
            </w:pPr>
            <w:r w:rsidRPr="00236B4A">
              <w:rPr>
                <w:color w:val="000000"/>
                <w:sz w:val="18"/>
                <w:szCs w:val="14"/>
              </w:rPr>
              <w:t>0.30</w:t>
            </w:r>
          </w:p>
        </w:tc>
        <w:tc>
          <w:tcPr>
            <w:tcW w:w="372" w:type="pct"/>
            <w:tcBorders>
              <w:top w:val="nil"/>
              <w:bottom w:val="single" w:sz="4" w:space="0" w:color="auto"/>
            </w:tcBorders>
            <w:vAlign w:val="center"/>
          </w:tcPr>
          <w:p w14:paraId="1E665E56" w14:textId="77777777" w:rsidR="00236B4A" w:rsidRPr="00236B4A" w:rsidRDefault="00236B4A" w:rsidP="003C4F83">
            <w:pPr>
              <w:spacing w:line="240" w:lineRule="auto"/>
              <w:jc w:val="center"/>
              <w:rPr>
                <w:rFonts w:eastAsia="Times New Roman"/>
                <w:color w:val="000000"/>
                <w:sz w:val="18"/>
                <w:szCs w:val="14"/>
              </w:rPr>
            </w:pPr>
            <w:r w:rsidRPr="00236B4A">
              <w:rPr>
                <w:rFonts w:eastAsia="Times New Roman"/>
                <w:color w:val="000000"/>
                <w:sz w:val="18"/>
                <w:szCs w:val="14"/>
              </w:rPr>
              <w:t>16.3</w:t>
            </w:r>
          </w:p>
        </w:tc>
        <w:tc>
          <w:tcPr>
            <w:tcW w:w="873" w:type="pct"/>
            <w:tcBorders>
              <w:top w:val="nil"/>
              <w:bottom w:val="single" w:sz="4" w:space="0" w:color="auto"/>
            </w:tcBorders>
            <w:shd w:val="clear" w:color="auto" w:fill="auto"/>
            <w:noWrap/>
            <w:vAlign w:val="center"/>
            <w:hideMark/>
          </w:tcPr>
          <w:p w14:paraId="583DC628" w14:textId="77777777" w:rsidR="00236B4A" w:rsidRPr="00236B4A" w:rsidRDefault="00236B4A" w:rsidP="003C4F83">
            <w:pPr>
              <w:spacing w:line="240" w:lineRule="auto"/>
              <w:rPr>
                <w:rFonts w:eastAsia="Times New Roman"/>
                <w:color w:val="000000"/>
                <w:sz w:val="18"/>
                <w:szCs w:val="14"/>
              </w:rPr>
            </w:pPr>
            <w:r w:rsidRPr="00236B4A">
              <w:rPr>
                <w:rFonts w:eastAsia="Times New Roman"/>
                <w:color w:val="000000"/>
                <w:sz w:val="18"/>
                <w:szCs w:val="14"/>
              </w:rPr>
              <w:t>Pitt et al. (1999)</w:t>
            </w:r>
          </w:p>
        </w:tc>
        <w:tc>
          <w:tcPr>
            <w:tcW w:w="576" w:type="pct"/>
            <w:tcBorders>
              <w:top w:val="nil"/>
              <w:bottom w:val="single" w:sz="4" w:space="0" w:color="auto"/>
            </w:tcBorders>
            <w:vAlign w:val="center"/>
          </w:tcPr>
          <w:p w14:paraId="54E7E038" w14:textId="77777777" w:rsidR="00236B4A" w:rsidRPr="00236B4A" w:rsidRDefault="00236B4A" w:rsidP="003C4F83">
            <w:pPr>
              <w:spacing w:line="240" w:lineRule="auto"/>
              <w:rPr>
                <w:sz w:val="18"/>
                <w:szCs w:val="14"/>
              </w:rPr>
            </w:pPr>
            <w:r w:rsidRPr="00236B4A">
              <w:rPr>
                <w:sz w:val="18"/>
                <w:szCs w:val="14"/>
              </w:rPr>
              <w:t>Double ring</w:t>
            </w:r>
          </w:p>
        </w:tc>
      </w:tr>
    </w:tbl>
    <w:p w14:paraId="3E885DF3" w14:textId="77777777" w:rsidR="00957E9B" w:rsidRDefault="00957E9B" w:rsidP="001243F1">
      <w:pPr>
        <w:ind w:firstLine="357"/>
      </w:pPr>
    </w:p>
    <w:p w14:paraId="04B4403F" w14:textId="46C40273" w:rsidR="001243F1" w:rsidRDefault="001243F1" w:rsidP="001243F1">
      <w:pPr>
        <w:ind w:firstLine="357"/>
      </w:pPr>
      <w:r>
        <w:t>The following procedure was used to estimate structure</w:t>
      </w:r>
      <w:r w:rsidR="00EC1342">
        <w:t xml:space="preserve"> type</w:t>
      </w:r>
      <w:r>
        <w:t>: if the exact site location was reported, the soil structure description was taken from the soil series description; if the site location was ambiguous, the dominant soil series around the location were analyzed for most common structural descriptions,</w:t>
      </w:r>
      <w:r w:rsidR="00600AD0">
        <w:t xml:space="preserve"> with the most frequently reported structure type </w:t>
      </w:r>
      <w:r>
        <w:t xml:space="preserve">assumed for the </w:t>
      </w:r>
      <w:r>
        <w:lastRenderedPageBreak/>
        <w:t xml:space="preserve">study site. </w:t>
      </w:r>
      <w:r w:rsidR="00EC1342">
        <w:t>In cases where this procedure gave ambiguous results, s</w:t>
      </w:r>
      <w:r>
        <w:t xml:space="preserve">tructure type was </w:t>
      </w:r>
      <w:r w:rsidR="00EC1342">
        <w:t>estimated</w:t>
      </w:r>
      <w:r>
        <w:t xml:space="preserve"> based on qualitative descriptions </w:t>
      </w:r>
      <w:r w:rsidR="00EC1342">
        <w:t>provided</w:t>
      </w:r>
      <w:r>
        <w:t xml:space="preserve"> in the original texts: sandy soils were assumed to have single-grained structure; well-aerated and intact A horizons were assumed to have granular structure; compacted fine-textured soils were assumed to have platy structure. </w:t>
      </w:r>
    </w:p>
    <w:p w14:paraId="680BD394" w14:textId="77777777" w:rsidR="006C7497" w:rsidRPr="00704715" w:rsidRDefault="006C7497" w:rsidP="006C7497">
      <w:pPr>
        <w:spacing w:before="120" w:after="120"/>
      </w:pPr>
    </w:p>
    <w:p w14:paraId="28C0C6BC" w14:textId="04F306D9" w:rsidR="006C7497" w:rsidRPr="0032031E" w:rsidRDefault="006C7497" w:rsidP="006C7497">
      <w:pPr>
        <w:spacing w:before="120" w:after="120"/>
        <w:rPr>
          <w:b/>
        </w:rPr>
      </w:pPr>
      <w:r w:rsidRPr="0032031E">
        <w:rPr>
          <w:rFonts w:hint="eastAsia"/>
          <w:b/>
        </w:rPr>
        <w:t>2.</w:t>
      </w:r>
      <w:r>
        <w:rPr>
          <w:rFonts w:hint="eastAsia"/>
          <w:b/>
        </w:rPr>
        <w:t>2</w:t>
      </w:r>
      <w:r w:rsidRPr="0032031E">
        <w:rPr>
          <w:rFonts w:hint="eastAsia"/>
          <w:b/>
        </w:rPr>
        <w:t xml:space="preserve"> </w:t>
      </w:r>
      <w:proofErr w:type="spellStart"/>
      <w:r w:rsidR="008F1CD5">
        <w:rPr>
          <w:rFonts w:hint="eastAsia"/>
          <w:b/>
        </w:rPr>
        <w:t>K</w:t>
      </w:r>
      <w:r w:rsidR="008F1CD5" w:rsidRPr="00325A41">
        <w:rPr>
          <w:b/>
          <w:vertAlign w:val="subscript"/>
        </w:rPr>
        <w:t>fs</w:t>
      </w:r>
      <w:proofErr w:type="spellEnd"/>
      <w:r w:rsidR="008F1CD5">
        <w:rPr>
          <w:rFonts w:hint="eastAsia"/>
          <w:b/>
        </w:rPr>
        <w:t xml:space="preserve"> </w:t>
      </w:r>
      <w:r>
        <w:rPr>
          <w:rFonts w:hint="eastAsia"/>
          <w:b/>
        </w:rPr>
        <w:t>modeling</w:t>
      </w:r>
      <w:r w:rsidRPr="0032031E">
        <w:rPr>
          <w:rFonts w:hint="eastAsia"/>
          <w:b/>
        </w:rPr>
        <w:t xml:space="preserve"> </w:t>
      </w:r>
    </w:p>
    <w:p w14:paraId="173C445F" w14:textId="7BB8233C" w:rsidR="006C7497" w:rsidRDefault="006C7497" w:rsidP="003C29C4">
      <w:pPr>
        <w:spacing w:before="120" w:after="120"/>
        <w:ind w:firstLine="720"/>
      </w:pPr>
      <w:del w:id="19" w:author="Windows User" w:date="2019-03-30T15:31:00Z">
        <w:r w:rsidRPr="001424F7" w:rsidDel="00C7416F">
          <w:rPr>
            <w:rFonts w:hint="eastAsia"/>
          </w:rPr>
          <w:delText xml:space="preserve">Artificial neural network </w:delText>
        </w:r>
      </w:del>
      <w:ins w:id="20" w:author="Windows User" w:date="2019-03-30T15:31:00Z">
        <w:r w:rsidR="00C7416F">
          <w:rPr>
            <w:rFonts w:hint="eastAsia"/>
          </w:rPr>
          <w:t xml:space="preserve">Artificial Neural Network </w:t>
        </w:r>
      </w:ins>
      <w:r w:rsidRPr="001424F7">
        <w:rPr>
          <w:rFonts w:hint="eastAsia"/>
        </w:rPr>
        <w:t xml:space="preserve">(ANN) </w:t>
      </w:r>
      <w:r>
        <w:rPr>
          <w:rFonts w:hint="eastAsia"/>
        </w:rPr>
        <w:t>modeling</w:t>
      </w:r>
      <w:r w:rsidRPr="001424F7">
        <w:rPr>
          <w:rFonts w:hint="eastAsia"/>
        </w:rPr>
        <w:t xml:space="preserve"> was used in this study to </w:t>
      </w:r>
      <w:r w:rsidR="000C0211">
        <w:rPr>
          <w:rFonts w:hint="eastAsia"/>
        </w:rPr>
        <w:t xml:space="preserve">predict urban soil </w:t>
      </w:r>
      <w:proofErr w:type="spellStart"/>
      <w:r w:rsidR="000C0211">
        <w:rPr>
          <w:rFonts w:hint="eastAsia"/>
        </w:rPr>
        <w:t>K</w:t>
      </w:r>
      <w:r w:rsidR="000C0211" w:rsidRPr="000C0211">
        <w:rPr>
          <w:vertAlign w:val="subscript"/>
        </w:rPr>
        <w:t>fs</w:t>
      </w:r>
      <w:proofErr w:type="spellEnd"/>
      <w:r w:rsidRPr="001424F7">
        <w:rPr>
          <w:rFonts w:hint="eastAsia"/>
        </w:rPr>
        <w:t xml:space="preserve"> according to soil texture </w:t>
      </w:r>
      <w:r w:rsidRPr="001424F7">
        <w:t>information</w:t>
      </w:r>
      <w:r w:rsidRPr="001424F7">
        <w:rPr>
          <w:rFonts w:hint="eastAsia"/>
        </w:rPr>
        <w:t xml:space="preserve"> (sand, silt, and clay percentage). </w:t>
      </w:r>
      <w:r w:rsidR="00714049" w:rsidRPr="00462811">
        <w:rPr>
          <w:rFonts w:hint="eastAsia"/>
        </w:rPr>
        <w:t xml:space="preserve">ANN technology has been widely used in the soil physical </w:t>
      </w:r>
      <w:r w:rsidR="00714049" w:rsidRPr="00462811">
        <w:t>pretransfer</w:t>
      </w:r>
      <w:r w:rsidR="00714049" w:rsidRPr="00462811">
        <w:rPr>
          <w:rFonts w:hint="eastAsia"/>
        </w:rPr>
        <w:t xml:space="preserve"> functions </w:t>
      </w:r>
      <w:r w:rsidR="00714049" w:rsidRPr="00462811">
        <w:fldChar w:fldCharType="begin" w:fldLock="1"/>
      </w:r>
      <w:r w:rsidR="00714049" w:rsidRPr="00462811">
        <w:instrText>ADDIN CSL_CITATION {"citationItems":[{"id":"ITEM-1","itemData":{"author":[{"dropping-particle":"","family":"Schaap","given":"Marcel G.","non-dropping-particle":"","parse-names":false,"suffix":""},{"dropping-particle":"","family":"Leij.","given":"Feike J.","non-dropping-particle":"","parse-names":false,"suffix":""}],"container-title":"Soil Science","id":"ITEM-1","issue":"10","issued":{"date-parts":[["1998"]]},"page":"765-779","title":"Database-related accuracy and uncertainty of pedotransfer functions","type":"article-journal","volume":"163"},"uris":["http://www.mendeley.com/documents/?uuid=cfc3a689-4e9a-48ed-ab00-dfd66888519d"]},{"id":"ITEM-2","itemData":{"DOI":"10.2136/sssaj2006.0045","ISBN":"0361-5995","ISSN":"1435-0661","abstract":"Modeling contaminant and water flow through soil requires accurate estimates of soil hydraulic properties in field scale. Although artificial neural networks (ANNs) based pedotransfer functions (PTFs) have been successfully adopted in modeling soil hydraulic properties at larger scales (national, continental, and intercontinental), the utility of ANNs in modeling saturated hydraulic conductivity (K-s) at a smaller (field) scale has rarely been reported. Hence, the objectives of this study are (i) to investigate the applicability of neural networks in estimating K-s at field scales, (ii) to compare the performance of the field-scale PTFs with the published neural networks program Rosetta, and (iii) to compare the performance of two different ensemble methods, namely Bagging and Boosting in estimating K-s. Datasets from two distinct sites are considered in the study. The performances of the models were evaluated when only sand, silt, and clay content (SSC) were used as inputs, and when SSC and bulk density rho(b) (SSC+ rho(b)) were used as inputs. For both datasets, the field scale models performed better than Rosetta. The comparison of field-scale ANN models employing bagging and boosting algorithms indicates that the neural network model employing the boosting algorithm results in better generalization by reducing both the bias and variance of the neural network models.","author":[{"dropping-particle":"","family":"Parasuraman","given":"Kamban","non-dropping-particle":"","parse-names":false,"suffix":""},{"dropping-particle":"","family":"Elshorbagy","given":"Amin","non-dropping-particle":"","parse-names":false,"suffix":""},{"dropping-particle":"","family":"Si","given":"Bing Cheng","non-dropping-particle":"","parse-names":false,"suffix":""}],"container-title":"Soil Science Society of America Journal","id":"ITEM-2","issue":"6","issued":{"date-parts":[["2006"]]},"page":"1851","title":"Estimating Saturated Hydraulic Conductivity In Spatially Variable Fields Using Neural Network Ensembles","type":"article-journal","volume":"70"},"uris":["http://www.mendeley.com/documents/?uuid=8e98f1a7-733c-4cdf-b5ce-5fb0ae1fe9e5"]}],"mendeley":{"formattedCitation":"(Parasuraman, Elshorbagy, &amp; Si, 2006; Schaap &amp; Leij., 1998)","plainTextFormattedCitation":"(Parasuraman, Elshorbagy, &amp; Si, 2006; Schaap &amp; Leij., 1998)","previouslyFormattedCitation":"(Parasuraman, Elshorbagy, &amp; Si, 2006; Schaap &amp; Leij., 1998)"},"properties":{"noteIndex":0},"schema":"https://github.com/citation-style-language/schema/raw/master/csl-citation.json"}</w:instrText>
      </w:r>
      <w:r w:rsidR="00714049" w:rsidRPr="00462811">
        <w:fldChar w:fldCharType="separate"/>
      </w:r>
      <w:r w:rsidR="00714049" w:rsidRPr="00462811">
        <w:rPr>
          <w:noProof/>
        </w:rPr>
        <w:t>(Parasuraman, Elshorbagy, &amp; Si, 2006; Schaap &amp; Leij., 1998)</w:t>
      </w:r>
      <w:r w:rsidR="00714049" w:rsidRPr="00462811">
        <w:fldChar w:fldCharType="end"/>
      </w:r>
      <w:r w:rsidR="00714049" w:rsidRPr="00462811">
        <w:rPr>
          <w:rFonts w:hint="eastAsia"/>
        </w:rPr>
        <w:t xml:space="preserve">. </w:t>
      </w:r>
      <w:r w:rsidR="000041AD">
        <w:rPr>
          <w:rFonts w:hint="eastAsia"/>
        </w:rPr>
        <w:t xml:space="preserve">Typically, </w:t>
      </w:r>
      <w:r w:rsidR="006B20FD">
        <w:t>an</w:t>
      </w:r>
      <w:r w:rsidR="00714049">
        <w:rPr>
          <w:rFonts w:hint="eastAsia"/>
        </w:rPr>
        <w:t xml:space="preserve"> ANN model has input</w:t>
      </w:r>
      <w:r w:rsidR="000041AD">
        <w:rPr>
          <w:rFonts w:hint="eastAsia"/>
        </w:rPr>
        <w:t>, hidden</w:t>
      </w:r>
      <w:r w:rsidR="00600AD0">
        <w:rPr>
          <w:rFonts w:hint="eastAsia"/>
        </w:rPr>
        <w:t xml:space="preserve">, </w:t>
      </w:r>
      <w:ins w:id="21" w:author="Windows User" w:date="2019-03-30T15:18:00Z">
        <w:r w:rsidR="00697204">
          <w:rPr>
            <w:rFonts w:hint="eastAsia"/>
          </w:rPr>
          <w:t xml:space="preserve">bias, </w:t>
        </w:r>
      </w:ins>
      <w:r w:rsidR="00600AD0">
        <w:rPr>
          <w:rFonts w:hint="eastAsia"/>
        </w:rPr>
        <w:t>and output layers;</w:t>
      </w:r>
      <w:r w:rsidR="00714049">
        <w:rPr>
          <w:rFonts w:hint="eastAsia"/>
        </w:rPr>
        <w:t xml:space="preserve"> each </w:t>
      </w:r>
      <w:r w:rsidR="00600AD0">
        <w:t xml:space="preserve">layer </w:t>
      </w:r>
      <w:r w:rsidR="00714049">
        <w:rPr>
          <w:rFonts w:hint="eastAsia"/>
        </w:rPr>
        <w:t>is connected to the next layer</w:t>
      </w:r>
      <w:r w:rsidR="006B20FD">
        <w:rPr>
          <w:rFonts w:hint="eastAsia"/>
        </w:rPr>
        <w:t xml:space="preserve"> of neurons </w:t>
      </w:r>
      <w:r w:rsidR="00714049">
        <w:rPr>
          <w:rFonts w:hint="eastAsia"/>
        </w:rPr>
        <w:t xml:space="preserve">(Figure 2). </w:t>
      </w:r>
      <w:r w:rsidR="00714049" w:rsidRPr="00C365F0">
        <w:rPr>
          <w:rFonts w:hint="eastAsia"/>
        </w:rPr>
        <w:t>The input layer</w:t>
      </w:r>
      <w:r w:rsidR="00600AD0">
        <w:t xml:space="preserve"> compiles entered</w:t>
      </w:r>
      <w:r w:rsidR="00600AD0" w:rsidRPr="00C365F0">
        <w:rPr>
          <w:rFonts w:hint="eastAsia"/>
        </w:rPr>
        <w:t xml:space="preserve"> </w:t>
      </w:r>
      <w:r w:rsidR="00714049" w:rsidRPr="00C365F0">
        <w:rPr>
          <w:rFonts w:hint="eastAsia"/>
        </w:rPr>
        <w:t>data</w:t>
      </w:r>
      <w:r w:rsidR="006B20FD">
        <w:rPr>
          <w:rFonts w:hint="eastAsia"/>
        </w:rPr>
        <w:t xml:space="preserve">, </w:t>
      </w:r>
      <w:r w:rsidR="00600AD0">
        <w:t>and</w:t>
      </w:r>
      <w:r w:rsidR="00714049" w:rsidRPr="00C365F0">
        <w:t xml:space="preserve"> </w:t>
      </w:r>
      <w:r w:rsidR="00600AD0">
        <w:t>t</w:t>
      </w:r>
      <w:r w:rsidR="00714049" w:rsidRPr="00C365F0">
        <w:rPr>
          <w:rFonts w:hint="eastAsia"/>
        </w:rPr>
        <w:t>he</w:t>
      </w:r>
      <w:r w:rsidR="00714049" w:rsidRPr="00C365F0">
        <w:t xml:space="preserve"> hidden layer</w:t>
      </w:r>
      <w:r w:rsidR="00714049" w:rsidRPr="00C365F0">
        <w:rPr>
          <w:rFonts w:hint="eastAsia"/>
        </w:rPr>
        <w:t>(s)</w:t>
      </w:r>
      <w:r w:rsidR="00714049" w:rsidRPr="00C365F0">
        <w:t xml:space="preserve"> process the inputs </w:t>
      </w:r>
      <w:r w:rsidR="00600AD0">
        <w:t>using</w:t>
      </w:r>
      <w:r w:rsidR="00714049" w:rsidRPr="00C365F0">
        <w:rPr>
          <w:rFonts w:hint="eastAsia"/>
        </w:rPr>
        <w:t xml:space="preserve"> </w:t>
      </w:r>
      <w:r w:rsidR="00714049" w:rsidRPr="00C365F0">
        <w:t>activation function</w:t>
      </w:r>
      <w:r w:rsidR="00600AD0">
        <w:t>s</w:t>
      </w:r>
      <w:r w:rsidR="00714049" w:rsidRPr="00EC1342">
        <w:rPr>
          <w:rFonts w:hint="eastAsia"/>
        </w:rPr>
        <w:t>.</w:t>
      </w:r>
      <w:ins w:id="22" w:author="Windows User" w:date="2019-03-30T15:19:00Z">
        <w:r w:rsidR="00697204">
          <w:rPr>
            <w:rFonts w:hint="eastAsia"/>
          </w:rPr>
          <w:t xml:space="preserve"> </w:t>
        </w:r>
        <w:r w:rsidR="00697204" w:rsidRPr="00697204">
          <w:t xml:space="preserve">The bias neuron lies </w:t>
        </w:r>
      </w:ins>
      <w:ins w:id="23" w:author="Windows User" w:date="2019-03-30T15:21:00Z">
        <w:r w:rsidR="00697204">
          <w:rPr>
            <w:rFonts w:hint="eastAsia"/>
          </w:rPr>
          <w:t>in between two</w:t>
        </w:r>
      </w:ins>
      <w:ins w:id="24" w:author="Windows User" w:date="2019-03-30T15:19:00Z">
        <w:r w:rsidR="00697204" w:rsidRPr="00697204">
          <w:t xml:space="preserve"> </w:t>
        </w:r>
        <w:proofErr w:type="gramStart"/>
        <w:r w:rsidR="00697204" w:rsidRPr="00697204">
          <w:t>laye</w:t>
        </w:r>
        <w:r w:rsidR="00697204">
          <w:rPr>
            <w:rFonts w:hint="eastAsia"/>
          </w:rPr>
          <w:t>r</w:t>
        </w:r>
      </w:ins>
      <w:ins w:id="25" w:author="Windows User" w:date="2019-03-30T15:21:00Z">
        <w:r w:rsidR="00697204">
          <w:rPr>
            <w:rFonts w:hint="eastAsia"/>
          </w:rPr>
          <w:t>s,</w:t>
        </w:r>
        <w:proofErr w:type="gramEnd"/>
        <w:r w:rsidR="00697204">
          <w:rPr>
            <w:rFonts w:hint="eastAsia"/>
          </w:rPr>
          <w:t xml:space="preserve"> </w:t>
        </w:r>
      </w:ins>
      <w:ins w:id="26" w:author="Windows User" w:date="2019-03-30T15:22:00Z">
        <w:r w:rsidR="00697204">
          <w:rPr>
            <w:rFonts w:hint="eastAsia"/>
          </w:rPr>
          <w:t xml:space="preserve">it allows </w:t>
        </w:r>
      </w:ins>
      <w:ins w:id="27" w:author="Windows User" w:date="2019-03-30T15:23:00Z">
        <w:r w:rsidR="00697204">
          <w:rPr>
            <w:rFonts w:hint="eastAsia"/>
          </w:rPr>
          <w:t xml:space="preserve">the fitting curve moves </w:t>
        </w:r>
        <w:r w:rsidR="00697204" w:rsidRPr="00697204">
          <w:t>to fit the prediction with the data better</w:t>
        </w:r>
      </w:ins>
      <w:ins w:id="28" w:author="Windows User" w:date="2019-03-30T15:19:00Z">
        <w:r w:rsidR="00697204">
          <w:rPr>
            <w:rFonts w:hint="eastAsia"/>
          </w:rPr>
          <w:t>.</w:t>
        </w:r>
      </w:ins>
      <w:r w:rsidR="00714049" w:rsidRPr="00EC1342">
        <w:rPr>
          <w:rFonts w:hint="eastAsia"/>
        </w:rPr>
        <w:t xml:space="preserve"> </w:t>
      </w:r>
      <w:r w:rsidR="00EC1342" w:rsidRPr="00C365F0">
        <w:rPr>
          <w:rFonts w:hint="eastAsia"/>
        </w:rPr>
        <w:t xml:space="preserve">In this </w:t>
      </w:r>
      <w:r w:rsidR="00EC1342">
        <w:rPr>
          <w:rFonts w:hint="eastAsia"/>
        </w:rPr>
        <w:t xml:space="preserve">study, the input </w:t>
      </w:r>
      <w:r w:rsidR="00EC1342" w:rsidRPr="00764173">
        <w:rPr>
          <w:rFonts w:hint="eastAsia"/>
        </w:rPr>
        <w:t>layer</w:t>
      </w:r>
      <w:r w:rsidR="00EC1342" w:rsidRPr="00764173">
        <w:t>s</w:t>
      </w:r>
      <w:r w:rsidR="00EC1342" w:rsidRPr="00764173">
        <w:rPr>
          <w:rFonts w:hint="eastAsia"/>
        </w:rPr>
        <w:t xml:space="preserve"> includ</w:t>
      </w:r>
      <w:r w:rsidR="00EC1342" w:rsidRPr="00764173">
        <w:t>ed</w:t>
      </w:r>
      <w:r w:rsidR="00EC1342" w:rsidRPr="00764173">
        <w:rPr>
          <w:rFonts w:hint="eastAsia"/>
        </w:rPr>
        <w:t xml:space="preserve"> </w:t>
      </w:r>
      <w:r w:rsidR="00EC1342">
        <w:t>%Sand, %Silt and %Clay,</w:t>
      </w:r>
      <w:r w:rsidR="00EC1342" w:rsidRPr="00764173">
        <w:t xml:space="preserve"> a</w:t>
      </w:r>
      <w:r w:rsidR="00EC1342" w:rsidRPr="00764173">
        <w:rPr>
          <w:rFonts w:hint="eastAsia"/>
        </w:rPr>
        <w:t xml:space="preserve">nd the output layer </w:t>
      </w:r>
      <w:r w:rsidR="00EC1342" w:rsidRPr="00764173">
        <w:t>predicted</w:t>
      </w:r>
      <w:r w:rsidR="00EC1342" w:rsidRPr="00764173">
        <w:rPr>
          <w:rFonts w:hint="eastAsia"/>
        </w:rPr>
        <w:t xml:space="preserve"> </w:t>
      </w:r>
      <w:proofErr w:type="spellStart"/>
      <w:r w:rsidR="00EC1342" w:rsidRPr="00764173">
        <w:rPr>
          <w:rFonts w:hint="eastAsia"/>
        </w:rPr>
        <w:t>K</w:t>
      </w:r>
      <w:r w:rsidR="00EC1342" w:rsidRPr="00764173">
        <w:rPr>
          <w:vertAlign w:val="subscript"/>
        </w:rPr>
        <w:t>fs</w:t>
      </w:r>
      <w:proofErr w:type="spellEnd"/>
      <w:r w:rsidR="00EC1342" w:rsidRPr="00764173">
        <w:rPr>
          <w:rFonts w:hint="eastAsia"/>
        </w:rPr>
        <w:t xml:space="preserve"> (Figure 2).</w:t>
      </w:r>
      <w:r w:rsidR="00600AD0" w:rsidRPr="00EC1342">
        <w:rPr>
          <w:rFonts w:hint="eastAsia"/>
        </w:rPr>
        <w:t xml:space="preserve"> </w:t>
      </w:r>
      <w:r w:rsidR="00EC1342">
        <w:t>W</w:t>
      </w:r>
      <w:r w:rsidR="00600AD0" w:rsidRPr="00EC1342">
        <w:rPr>
          <w:rFonts w:hint="eastAsia"/>
        </w:rPr>
        <w:t xml:space="preserve">e </w:t>
      </w:r>
      <w:r w:rsidR="00EC1342" w:rsidRPr="00EC1342">
        <w:t>vari</w:t>
      </w:r>
      <w:r w:rsidR="00600AD0" w:rsidRPr="00EC1342">
        <w:rPr>
          <w:rFonts w:hint="eastAsia"/>
        </w:rPr>
        <w:t xml:space="preserve">ed the </w:t>
      </w:r>
      <w:r w:rsidR="00EC1342" w:rsidRPr="00EC1342">
        <w:t xml:space="preserve">number of </w:t>
      </w:r>
      <w:r w:rsidR="00600AD0" w:rsidRPr="00EC1342">
        <w:rPr>
          <w:rFonts w:hint="eastAsia"/>
        </w:rPr>
        <w:t>hidden layer</w:t>
      </w:r>
      <w:r w:rsidR="00EC1342" w:rsidRPr="00EC1342">
        <w:t>s</w:t>
      </w:r>
      <w:r w:rsidR="00600AD0" w:rsidRPr="00EC1342">
        <w:rPr>
          <w:rFonts w:hint="eastAsia"/>
        </w:rPr>
        <w:t xml:space="preserve"> from 1 to 3, </w:t>
      </w:r>
      <w:r w:rsidR="00EC1342" w:rsidRPr="00EC1342">
        <w:t>with</w:t>
      </w:r>
      <w:r w:rsidR="00600AD0" w:rsidRPr="00EC1342">
        <w:rPr>
          <w:rFonts w:hint="eastAsia"/>
        </w:rPr>
        <w:t xml:space="preserve"> each layer </w:t>
      </w:r>
      <w:r w:rsidR="00EC1342" w:rsidRPr="00EC1342">
        <w:t>possessing</w:t>
      </w:r>
      <w:r w:rsidR="00600AD0" w:rsidRPr="00EC1342">
        <w:rPr>
          <w:rFonts w:hint="eastAsia"/>
        </w:rPr>
        <w:t xml:space="preserve"> 2</w:t>
      </w:r>
      <w:r w:rsidR="00EC1342" w:rsidRPr="00EC1342">
        <w:t xml:space="preserve"> to </w:t>
      </w:r>
      <w:r w:rsidR="00600AD0" w:rsidRPr="00EC1342">
        <w:rPr>
          <w:rFonts w:hint="eastAsia"/>
        </w:rPr>
        <w:t xml:space="preserve">6 </w:t>
      </w:r>
      <w:bookmarkStart w:id="29" w:name="OLE_LINK6"/>
      <w:bookmarkStart w:id="30" w:name="OLE_LINK7"/>
      <w:r w:rsidR="00600AD0" w:rsidRPr="00EC1342">
        <w:t>neurons</w:t>
      </w:r>
      <w:bookmarkEnd w:id="29"/>
      <w:bookmarkEnd w:id="30"/>
      <w:r w:rsidR="00600AD0" w:rsidRPr="00EC1342">
        <w:rPr>
          <w:rFonts w:hint="eastAsia"/>
        </w:rPr>
        <w:t xml:space="preserve">. </w:t>
      </w:r>
      <w:r w:rsidR="00EC1342" w:rsidRPr="00EC1342">
        <w:t xml:space="preserve">As </w:t>
      </w:r>
      <w:r w:rsidR="00600AD0" w:rsidRPr="00EC1342">
        <w:rPr>
          <w:rFonts w:hint="eastAsia"/>
        </w:rPr>
        <w:t xml:space="preserve">model performance </w:t>
      </w:r>
      <w:r w:rsidR="00EC1342" w:rsidRPr="00EC1342">
        <w:t>wa</w:t>
      </w:r>
      <w:r w:rsidR="00423E4B" w:rsidRPr="00EC1342">
        <w:t>s</w:t>
      </w:r>
      <w:r w:rsidR="00600AD0" w:rsidRPr="00EC1342">
        <w:rPr>
          <w:rFonts w:hint="eastAsia"/>
        </w:rPr>
        <w:t xml:space="preserve"> not </w:t>
      </w:r>
      <w:r w:rsidR="00600AD0" w:rsidRPr="00EC1342">
        <w:t>sensitive</w:t>
      </w:r>
      <w:r w:rsidR="00600AD0" w:rsidRPr="00EC1342">
        <w:rPr>
          <w:rFonts w:hint="eastAsia"/>
        </w:rPr>
        <w:t xml:space="preserve"> to the number of </w:t>
      </w:r>
      <w:r w:rsidR="00600AD0" w:rsidRPr="00EC1342">
        <w:t>neurons</w:t>
      </w:r>
      <w:r w:rsidR="00600AD0" w:rsidRPr="00EC1342">
        <w:rPr>
          <w:rFonts w:hint="eastAsia"/>
        </w:rPr>
        <w:t xml:space="preserve"> </w:t>
      </w:r>
      <w:r w:rsidR="00EC1342" w:rsidRPr="00EC1342">
        <w:t>or</w:t>
      </w:r>
      <w:r w:rsidR="00600AD0" w:rsidRPr="00EC1342">
        <w:rPr>
          <w:rFonts w:hint="eastAsia"/>
        </w:rPr>
        <w:t xml:space="preserve"> hidden layer</w:t>
      </w:r>
      <w:r w:rsidR="00EC1342" w:rsidRPr="00EC1342">
        <w:t>s, we</w:t>
      </w:r>
      <w:r w:rsidR="00600AD0" w:rsidRPr="00EC1342">
        <w:rPr>
          <w:rFonts w:hint="eastAsia"/>
        </w:rPr>
        <w:t xml:space="preserve"> set the ANN model </w:t>
      </w:r>
      <w:r w:rsidR="00EC1342" w:rsidRPr="00EC1342">
        <w:t>with</w:t>
      </w:r>
      <w:r w:rsidR="00600AD0" w:rsidRPr="00EC1342">
        <w:rPr>
          <w:rFonts w:hint="eastAsia"/>
        </w:rPr>
        <w:t xml:space="preserve"> 2 hidden layers, with 5 </w:t>
      </w:r>
      <w:r w:rsidR="00EC1342" w:rsidRPr="00EC1342">
        <w:t xml:space="preserve">neurons </w:t>
      </w:r>
      <w:r w:rsidR="00600AD0" w:rsidRPr="00EC1342">
        <w:rPr>
          <w:rFonts w:hint="eastAsia"/>
        </w:rPr>
        <w:t xml:space="preserve">for the first hidden layer and 3 for the second hidden layer (Figure 2). </w:t>
      </w:r>
      <w:r w:rsidR="003C29C4" w:rsidRPr="00764173">
        <w:t xml:space="preserve">We conducted the </w:t>
      </w:r>
      <w:r w:rsidR="003C29C4" w:rsidRPr="00764173">
        <w:rPr>
          <w:rFonts w:hint="eastAsia"/>
        </w:rPr>
        <w:t xml:space="preserve">ANN modeling </w:t>
      </w:r>
      <w:r w:rsidR="003C29C4" w:rsidRPr="00764173">
        <w:t>using the</w:t>
      </w:r>
      <w:r w:rsidR="003C29C4" w:rsidRPr="00764173">
        <w:rPr>
          <w:rFonts w:hint="eastAsia"/>
        </w:rPr>
        <w:t xml:space="preserve"> </w:t>
      </w:r>
      <w:r w:rsidR="003C29C4" w:rsidRPr="00764173">
        <w:t>“</w:t>
      </w:r>
      <w:proofErr w:type="spellStart"/>
      <w:r w:rsidR="003C29C4" w:rsidRPr="00764173">
        <w:t>neuralnet</w:t>
      </w:r>
      <w:proofErr w:type="spellEnd"/>
      <w:r w:rsidR="003C29C4" w:rsidRPr="00764173">
        <w:t>”</w:t>
      </w:r>
      <w:r w:rsidR="003C29C4" w:rsidRPr="00764173">
        <w:rPr>
          <w:rFonts w:hint="eastAsia"/>
        </w:rPr>
        <w:t xml:space="preserve"> </w:t>
      </w:r>
      <w:r w:rsidR="003C29C4" w:rsidRPr="00764173">
        <w:t>package</w:t>
      </w:r>
      <w:r w:rsidR="003C29C4" w:rsidRPr="00764173">
        <w:rPr>
          <w:rFonts w:hint="eastAsia"/>
        </w:rPr>
        <w:t xml:space="preserve"> </w:t>
      </w:r>
      <w:r w:rsidR="003C29C4" w:rsidRPr="00764173">
        <w:t>in the</w:t>
      </w:r>
      <w:r w:rsidR="003C29C4">
        <w:t xml:space="preserve"> </w:t>
      </w:r>
      <w:r w:rsidR="003C29C4" w:rsidRPr="0032031E">
        <w:rPr>
          <w:rFonts w:hint="eastAsia"/>
        </w:rPr>
        <w:t xml:space="preserve">R software </w:t>
      </w:r>
      <w:r w:rsidR="003C29C4" w:rsidRPr="0032031E">
        <w:fldChar w:fldCharType="begin" w:fldLock="1"/>
      </w:r>
      <w:r w:rsidR="003C29C4" w:rsidRPr="0032031E">
        <w:instrText>ADDIN CSL_CITATION {"citationItems":[{"id":"ITEM-1","itemData":{"author":[{"dropping-particle":"","family":"R","given":"Core Team.","non-dropping-particle":"","parse-names":false,"suffix":""}],"id":"ITEM-1","issued":{"date-parts":[["2014"]]},"title":"R: A language and environment for statistical computing. R Foundation for Statistical Computing, Vienna, Austria. 2013","type":"book"},"uris":["http://www.mendeley.com/documents/?uuid=4d9c119f-5941-47f7-a935-c743c9d94092"]}],"mendeley":{"formattedCitation":"(R, 2014)","manualFormatting":"(Version 3.4.3, R Core Team, 2014)","plainTextFormattedCitation":"(R, 2014)","previouslyFormattedCitation":"(R, 2014)"},"properties":{"noteIndex":0},"schema":"https://github.com/citation-style-language/schema/raw/master/csl-citation.json"}</w:instrText>
      </w:r>
      <w:r w:rsidR="003C29C4" w:rsidRPr="0032031E">
        <w:fldChar w:fldCharType="separate"/>
      </w:r>
      <w:r w:rsidR="003C29C4" w:rsidRPr="0032031E">
        <w:rPr>
          <w:noProof/>
        </w:rPr>
        <w:t>(</w:t>
      </w:r>
      <w:r w:rsidR="003C29C4" w:rsidRPr="0032031E">
        <w:rPr>
          <w:rFonts w:hint="eastAsia"/>
          <w:noProof/>
        </w:rPr>
        <w:t xml:space="preserve">Version 3.4.3, </w:t>
      </w:r>
      <w:r w:rsidR="003C29C4" w:rsidRPr="0032031E">
        <w:rPr>
          <w:noProof/>
        </w:rPr>
        <w:t>R</w:t>
      </w:r>
      <w:r w:rsidR="003C29C4" w:rsidRPr="0032031E">
        <w:rPr>
          <w:rFonts w:hint="eastAsia"/>
          <w:noProof/>
        </w:rPr>
        <w:t xml:space="preserve"> Core Team</w:t>
      </w:r>
      <w:r w:rsidR="003C29C4" w:rsidRPr="0032031E">
        <w:rPr>
          <w:noProof/>
        </w:rPr>
        <w:t>, 2014)</w:t>
      </w:r>
      <w:r w:rsidR="003C29C4" w:rsidRPr="0032031E">
        <w:fldChar w:fldCharType="end"/>
      </w:r>
      <w:r w:rsidR="00EC1342">
        <w:fldChar w:fldCharType="begin"/>
      </w:r>
      <w:r w:rsidR="00EC1342">
        <w:instrText xml:space="preserve"> ADDIN EN.CITE &lt;EndNote&gt;&lt;Cite ExcludeAuth="1" ExcludeYear="1" Hidden="1"&gt;&lt;Author&gt;Team&lt;/Author&gt;&lt;Year&gt;2013&lt;/Year&gt;&lt;RecNum&gt;8441&lt;/RecNum&gt;&lt;record&gt;&lt;rec-number&gt;8441&lt;/rec-number&gt;&lt;foreign-keys&gt;&lt;key app="EN" db-id="x2ddzvadmrpetqerdx3pw2pi5df2r2ptrp5r" timestamp="1553890677"&gt;8441&lt;/key&gt;&lt;/foreign-keys&gt;&lt;ref-type name="Journal Article"&gt;17&lt;/ref-type&gt;&lt;contributors&gt;&lt;authors&gt;&lt;author&gt;Team, R Core&lt;/author&gt;&lt;/authors&gt;&lt;/contributors&gt;&lt;titles&gt;&lt;title&gt;R: A language and environment for statistical computing&lt;/title&gt;&lt;/titles&gt;&lt;dates&gt;&lt;year&gt;2013&lt;/year&gt;&lt;/dates&gt;&lt;urls&gt;&lt;/urls&gt;&lt;/record&gt;&lt;/Cite&gt;&lt;/EndNote&gt;</w:instrText>
      </w:r>
      <w:r w:rsidR="00EC1342">
        <w:fldChar w:fldCharType="end"/>
      </w:r>
      <w:r w:rsidR="003C29C4">
        <w:rPr>
          <w:rFonts w:hint="eastAsia"/>
        </w:rPr>
        <w:t>.</w:t>
      </w:r>
    </w:p>
    <w:p w14:paraId="6B121D0E" w14:textId="211BCB7B" w:rsidR="006C7497" w:rsidRDefault="00132693" w:rsidP="006C7497">
      <w:pPr>
        <w:spacing w:before="120" w:after="120" w:line="240" w:lineRule="auto"/>
      </w:pPr>
      <w:r>
        <w:rPr>
          <w:noProof/>
        </w:rPr>
        <w:lastRenderedPageBreak/>
        <w:drawing>
          <wp:inline distT="0" distB="0" distL="0" distR="0" wp14:anchorId="257467B2" wp14:editId="403F27C7">
            <wp:extent cx="5943600" cy="3923705"/>
            <wp:effectExtent l="0" t="0" r="0" b="635"/>
            <wp:docPr id="3" name="图片 3" descr="G:\My Drive\MyResearch\29. PstDoc\EPA\R_Ksat\2.1.Ann_Ksat_mo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Drive\MyResearch\29. PstDoc\EPA\R_Ksat\2.1.Ann_Ksat_mod.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23705"/>
                    </a:xfrm>
                    <a:prstGeom prst="rect">
                      <a:avLst/>
                    </a:prstGeom>
                    <a:noFill/>
                    <a:ln>
                      <a:noFill/>
                    </a:ln>
                  </pic:spPr>
                </pic:pic>
              </a:graphicData>
            </a:graphic>
          </wp:inline>
        </w:drawing>
      </w:r>
    </w:p>
    <w:p w14:paraId="30F19673" w14:textId="7808C72E" w:rsidR="006C7497" w:rsidRDefault="006C7497" w:rsidP="006C7497">
      <w:pPr>
        <w:spacing w:before="120" w:after="120" w:line="240" w:lineRule="auto"/>
      </w:pPr>
      <w:proofErr w:type="gramStart"/>
      <w:r w:rsidRPr="00AF3CC0">
        <w:rPr>
          <w:rFonts w:hint="eastAsia"/>
          <w:b/>
        </w:rPr>
        <w:t>Figure 2.</w:t>
      </w:r>
      <w:proofErr w:type="gramEnd"/>
      <w:r w:rsidRPr="00AF3CC0">
        <w:rPr>
          <w:rFonts w:hint="eastAsia"/>
        </w:rPr>
        <w:t xml:space="preserve"> </w:t>
      </w:r>
      <w:r w:rsidRPr="00AF3CC0">
        <w:t xml:space="preserve">Schematic diagram </w:t>
      </w:r>
      <w:r w:rsidRPr="00AF3CC0">
        <w:rPr>
          <w:rFonts w:hint="eastAsia"/>
        </w:rPr>
        <w:t xml:space="preserve">shows results </w:t>
      </w:r>
      <w:r w:rsidRPr="00AF3CC0">
        <w:t xml:space="preserve">of </w:t>
      </w:r>
      <w:del w:id="31" w:author="Windows User" w:date="2019-03-30T15:31:00Z">
        <w:r w:rsidRPr="00AF3CC0" w:rsidDel="00C7416F">
          <w:delText xml:space="preserve">artificial neural network </w:delText>
        </w:r>
      </w:del>
      <w:ins w:id="32" w:author="Windows User" w:date="2019-03-30T15:31:00Z">
        <w:r w:rsidR="00C7416F">
          <w:t xml:space="preserve">Artificial Neural Network </w:t>
        </w:r>
      </w:ins>
      <w:r w:rsidRPr="00AF3CC0">
        <w:t>(</w:t>
      </w:r>
      <w:r w:rsidRPr="00AF3CC0">
        <w:rPr>
          <w:rFonts w:hint="eastAsia"/>
        </w:rPr>
        <w:t>A</w:t>
      </w:r>
      <w:r w:rsidRPr="00AF3CC0">
        <w:t>NN)</w:t>
      </w:r>
      <w:r w:rsidRPr="00AF3CC0">
        <w:rPr>
          <w:rFonts w:hint="eastAsia"/>
        </w:rPr>
        <w:t xml:space="preserve"> model</w:t>
      </w:r>
      <w:r w:rsidRPr="00AF3CC0">
        <w:t xml:space="preserve">. </w:t>
      </w:r>
      <w:r w:rsidRPr="00AF3CC0">
        <w:rPr>
          <w:rFonts w:hint="eastAsia"/>
        </w:rPr>
        <w:t>I</w:t>
      </w:r>
      <w:r w:rsidRPr="00AF3CC0">
        <w:t>1</w:t>
      </w:r>
      <w:r w:rsidRPr="00AF3CC0">
        <w:rPr>
          <w:rFonts w:hint="eastAsia"/>
        </w:rPr>
        <w:t>, I2, and</w:t>
      </w:r>
      <w:r w:rsidR="00EC1342">
        <w:t xml:space="preserve"> </w:t>
      </w:r>
      <w:r w:rsidRPr="00AF3CC0">
        <w:rPr>
          <w:rFonts w:hint="eastAsia"/>
        </w:rPr>
        <w:t>I3 represent i</w:t>
      </w:r>
      <w:r w:rsidRPr="00AF3CC0">
        <w:t>nput variables</w:t>
      </w:r>
      <w:r>
        <w:rPr>
          <w:rFonts w:hint="eastAsia"/>
        </w:rPr>
        <w:t xml:space="preserve">: </w:t>
      </w:r>
      <w:r w:rsidR="00EC1342">
        <w:t>%S</w:t>
      </w:r>
      <w:r w:rsidRPr="00AF3CC0">
        <w:rPr>
          <w:rFonts w:hint="eastAsia"/>
        </w:rPr>
        <w:t xml:space="preserve">and, </w:t>
      </w:r>
      <w:r w:rsidR="00EC1342">
        <w:t>%S</w:t>
      </w:r>
      <w:r w:rsidRPr="00AF3CC0">
        <w:rPr>
          <w:rFonts w:hint="eastAsia"/>
        </w:rPr>
        <w:t xml:space="preserve">ilt, and </w:t>
      </w:r>
      <w:r w:rsidR="00EC1342">
        <w:t>%</w:t>
      </w:r>
      <w:r w:rsidRPr="00AF3CC0">
        <w:rPr>
          <w:rFonts w:hint="eastAsia"/>
        </w:rPr>
        <w:t>clay percentage</w:t>
      </w:r>
      <w:r>
        <w:rPr>
          <w:rFonts w:hint="eastAsia"/>
        </w:rPr>
        <w:t>, respectively</w:t>
      </w:r>
      <w:r w:rsidRPr="00AF3CC0">
        <w:rPr>
          <w:rFonts w:hint="eastAsia"/>
        </w:rPr>
        <w:t xml:space="preserve">. H1-H5 </w:t>
      </w:r>
      <w:proofErr w:type="gramStart"/>
      <w:r w:rsidRPr="00AF3CC0">
        <w:rPr>
          <w:rFonts w:hint="eastAsia"/>
        </w:rPr>
        <w:t>are</w:t>
      </w:r>
      <w:proofErr w:type="gramEnd"/>
      <w:r w:rsidRPr="00AF3CC0">
        <w:rPr>
          <w:rFonts w:hint="eastAsia"/>
        </w:rPr>
        <w:t xml:space="preserve"> </w:t>
      </w:r>
      <w:r w:rsidR="0068410B">
        <w:t xml:space="preserve">the </w:t>
      </w:r>
      <w:r w:rsidR="00EC1342">
        <w:t xml:space="preserve">neurons in the </w:t>
      </w:r>
      <w:r w:rsidRPr="00AF3CC0">
        <w:rPr>
          <w:rFonts w:hint="eastAsia"/>
        </w:rPr>
        <w:t xml:space="preserve">first hidden layer, </w:t>
      </w:r>
      <w:r w:rsidR="0068410B">
        <w:t xml:space="preserve">and </w:t>
      </w:r>
      <w:r w:rsidRPr="00AF3CC0">
        <w:rPr>
          <w:rFonts w:hint="eastAsia"/>
        </w:rPr>
        <w:t xml:space="preserve">H6-H8 are </w:t>
      </w:r>
      <w:r w:rsidR="0068410B">
        <w:t xml:space="preserve">the </w:t>
      </w:r>
      <w:r w:rsidR="00EC1342">
        <w:t xml:space="preserve">neurons in the </w:t>
      </w:r>
      <w:r w:rsidRPr="00AF3CC0">
        <w:rPr>
          <w:rFonts w:hint="eastAsia"/>
        </w:rPr>
        <w:t xml:space="preserve">second hidden layer. O represents output layer. </w:t>
      </w:r>
      <w:commentRangeStart w:id="33"/>
      <w:r w:rsidRPr="00AF3CC0">
        <w:rPr>
          <w:rFonts w:hint="eastAsia"/>
        </w:rPr>
        <w:t xml:space="preserve">B1-B3 </w:t>
      </w:r>
      <w:r w:rsidR="0068410B">
        <w:t>indicates</w:t>
      </w:r>
      <w:r w:rsidRPr="00AF3CC0">
        <w:rPr>
          <w:rFonts w:hint="eastAsia"/>
        </w:rPr>
        <w:t xml:space="preserve"> </w:t>
      </w:r>
      <w:r w:rsidRPr="00AF3CC0">
        <w:t>bias term</w:t>
      </w:r>
      <w:r w:rsidR="0068410B">
        <w:t>s</w:t>
      </w:r>
      <w:r w:rsidRPr="00AF3CC0">
        <w:t xml:space="preserve"> added in each step</w:t>
      </w:r>
      <w:r w:rsidRPr="00AF3CC0">
        <w:rPr>
          <w:rFonts w:hint="eastAsia"/>
        </w:rPr>
        <w:t>.</w:t>
      </w:r>
      <w:commentRangeEnd w:id="33"/>
      <w:r w:rsidR="00EC1342">
        <w:rPr>
          <w:rStyle w:val="a4"/>
        </w:rPr>
        <w:commentReference w:id="33"/>
      </w:r>
    </w:p>
    <w:p w14:paraId="3F259710" w14:textId="77777777" w:rsidR="006C7497" w:rsidRDefault="006C7497" w:rsidP="006C7497">
      <w:pPr>
        <w:spacing w:before="120" w:after="120"/>
      </w:pPr>
    </w:p>
    <w:p w14:paraId="20212020" w14:textId="68C558CF" w:rsidR="006C7497" w:rsidRDefault="00143094" w:rsidP="006C7497">
      <w:pPr>
        <w:spacing w:before="120" w:after="120"/>
        <w:ind w:firstLine="720"/>
      </w:pPr>
      <w:r>
        <w:rPr>
          <w:rFonts w:hint="eastAsia"/>
        </w:rPr>
        <w:t xml:space="preserve">We also developed </w:t>
      </w:r>
      <w:r>
        <w:t>two</w:t>
      </w:r>
      <w:r w:rsidR="006C7497" w:rsidRPr="006F7094">
        <w:rPr>
          <w:rFonts w:hint="eastAsia"/>
        </w:rPr>
        <w:t xml:space="preserve"> Random Forest (RF) </w:t>
      </w:r>
      <w:r w:rsidRPr="006F7094">
        <w:rPr>
          <w:rFonts w:hint="eastAsia"/>
        </w:rPr>
        <w:t>model</w:t>
      </w:r>
      <w:r>
        <w:t>s</w:t>
      </w:r>
      <w:r w:rsidRPr="006F7094">
        <w:rPr>
          <w:rFonts w:hint="eastAsia"/>
        </w:rPr>
        <w:t xml:space="preserve"> </w:t>
      </w:r>
      <w:r w:rsidR="006C7497" w:rsidRPr="006F7094">
        <w:rPr>
          <w:rFonts w:hint="eastAsia"/>
        </w:rPr>
        <w:t xml:space="preserve">in this study. RF is a </w:t>
      </w:r>
      <w:r w:rsidR="000729A7">
        <w:rPr>
          <w:rFonts w:hint="eastAsia"/>
        </w:rPr>
        <w:t>type of</w:t>
      </w:r>
      <w:r w:rsidR="006C7497" w:rsidRPr="006F7094">
        <w:rPr>
          <w:rFonts w:hint="eastAsia"/>
        </w:rPr>
        <w:t xml:space="preserve"> </w:t>
      </w:r>
      <w:r w:rsidR="006C7497" w:rsidRPr="006F7094">
        <w:t>regression</w:t>
      </w:r>
      <w:r w:rsidR="006C7497" w:rsidRPr="006F7094">
        <w:rPr>
          <w:rFonts w:hint="eastAsia"/>
        </w:rPr>
        <w:t xml:space="preserve"> tree </w:t>
      </w:r>
      <w:r w:rsidR="006C7497" w:rsidRPr="006F7094">
        <w:t>algorithm</w:t>
      </w:r>
      <w:r w:rsidR="000729A7">
        <w:rPr>
          <w:rFonts w:hint="eastAsia"/>
        </w:rPr>
        <w:t xml:space="preserve">, which allows multiple parameters </w:t>
      </w:r>
      <w:r w:rsidR="00EC1342">
        <w:t xml:space="preserve">to be </w:t>
      </w:r>
      <w:r w:rsidR="000729A7">
        <w:rPr>
          <w:rFonts w:hint="eastAsia"/>
        </w:rPr>
        <w:t>input (</w:t>
      </w:r>
      <w:r w:rsidR="00EC1342">
        <w:t xml:space="preserve">note that </w:t>
      </w:r>
      <w:r w:rsidR="000729A7">
        <w:rPr>
          <w:rFonts w:hint="eastAsia"/>
        </w:rPr>
        <w:t xml:space="preserve">both numeric and </w:t>
      </w:r>
      <w:r w:rsidR="000729A7">
        <w:t>categorical</w:t>
      </w:r>
      <w:r w:rsidR="000729A7">
        <w:rPr>
          <w:rFonts w:hint="eastAsia"/>
        </w:rPr>
        <w:t xml:space="preserve"> parameters can be used as input)</w:t>
      </w:r>
      <w:r w:rsidR="006C7497" w:rsidRPr="006F7094">
        <w:rPr>
          <w:rFonts w:hint="eastAsia"/>
        </w:rPr>
        <w:t xml:space="preserve">. </w:t>
      </w:r>
      <w:r w:rsidR="00EC1342">
        <w:rPr>
          <w:rFonts w:hint="eastAsia"/>
        </w:rPr>
        <w:t xml:space="preserve">Before </w:t>
      </w:r>
      <w:r w:rsidR="00EC1342">
        <w:t>crea</w:t>
      </w:r>
      <w:r w:rsidR="00EC1342">
        <w:rPr>
          <w:rFonts w:hint="eastAsia"/>
        </w:rPr>
        <w:t>ting</w:t>
      </w:r>
      <w:r w:rsidR="000729A7">
        <w:rPr>
          <w:rFonts w:hint="eastAsia"/>
        </w:rPr>
        <w:t xml:space="preserve"> </w:t>
      </w:r>
      <w:r w:rsidR="00EC1342">
        <w:t>the</w:t>
      </w:r>
      <w:r w:rsidR="000729A7">
        <w:rPr>
          <w:rFonts w:hint="eastAsia"/>
        </w:rPr>
        <w:t xml:space="preserve"> </w:t>
      </w:r>
      <w:r w:rsidR="006C7497" w:rsidRPr="006F7094">
        <w:rPr>
          <w:rFonts w:hint="eastAsia"/>
        </w:rPr>
        <w:t xml:space="preserve">RF </w:t>
      </w:r>
      <w:r w:rsidR="000729A7">
        <w:rPr>
          <w:rFonts w:hint="eastAsia"/>
        </w:rPr>
        <w:t>model</w:t>
      </w:r>
      <w:r w:rsidR="00EC1342">
        <w:t>s</w:t>
      </w:r>
      <w:r w:rsidR="000729A7">
        <w:rPr>
          <w:rFonts w:hint="eastAsia"/>
        </w:rPr>
        <w:t>, we need</w:t>
      </w:r>
      <w:r w:rsidR="00EC1342">
        <w:t>ed</w:t>
      </w:r>
      <w:r w:rsidR="000729A7">
        <w:rPr>
          <w:rFonts w:hint="eastAsia"/>
        </w:rPr>
        <w:t xml:space="preserve"> to determine</w:t>
      </w:r>
      <w:r w:rsidR="006C7497" w:rsidRPr="006F7094">
        <w:rPr>
          <w:rFonts w:hint="eastAsia"/>
        </w:rPr>
        <w:t xml:space="preserve"> t</w:t>
      </w:r>
      <w:r w:rsidR="006C7497" w:rsidRPr="006F7094">
        <w:t xml:space="preserve">he </w:t>
      </w:r>
      <w:r w:rsidR="006C7497" w:rsidRPr="006F7094">
        <w:rPr>
          <w:rFonts w:hint="eastAsia"/>
        </w:rPr>
        <w:t xml:space="preserve">number of trees and </w:t>
      </w:r>
      <w:r w:rsidR="000729A7">
        <w:rPr>
          <w:rFonts w:hint="eastAsia"/>
        </w:rPr>
        <w:t xml:space="preserve">the </w:t>
      </w:r>
      <w:r w:rsidR="00EC1342">
        <w:rPr>
          <w:rFonts w:hint="eastAsia"/>
        </w:rPr>
        <w:t>number of variables in</w:t>
      </w:r>
      <w:r w:rsidR="006C7497" w:rsidRPr="006F7094">
        <w:rPr>
          <w:rFonts w:hint="eastAsia"/>
        </w:rPr>
        <w:t xml:space="preserve"> each </w:t>
      </w:r>
      <w:r w:rsidR="000729A7">
        <w:rPr>
          <w:rFonts w:hint="eastAsia"/>
        </w:rPr>
        <w:t>tree</w:t>
      </w:r>
      <w:r w:rsidR="006C7497" w:rsidRPr="006F7094">
        <w:t>.</w:t>
      </w:r>
      <w:r w:rsidR="006C7497" w:rsidRPr="006F7094">
        <w:rPr>
          <w:rFonts w:hint="eastAsia"/>
        </w:rPr>
        <w:t xml:space="preserve"> Usually, the required number of trees can be determined according to the mean </w:t>
      </w:r>
      <w:r w:rsidR="006C7497" w:rsidRPr="006F7094">
        <w:t>square</w:t>
      </w:r>
      <w:r w:rsidR="006C7497" w:rsidRPr="006F7094">
        <w:rPr>
          <w:rFonts w:hint="eastAsia"/>
        </w:rPr>
        <w:t xml:space="preserve"> error (MSE) vs. number of trees plot.</w:t>
      </w:r>
      <w:r w:rsidR="006C7497" w:rsidRPr="00AF5EF3">
        <w:rPr>
          <w:rFonts w:hint="eastAsia"/>
        </w:rPr>
        <w:t xml:space="preserve"> </w:t>
      </w:r>
      <w:r w:rsidR="006C7497" w:rsidRPr="00383CF7">
        <w:rPr>
          <w:rFonts w:hint="eastAsia"/>
        </w:rPr>
        <w:t xml:space="preserve">We set </w:t>
      </w:r>
      <w:r w:rsidR="006C7497">
        <w:rPr>
          <w:rFonts w:hint="eastAsia"/>
        </w:rPr>
        <w:t xml:space="preserve">the </w:t>
      </w:r>
      <w:r w:rsidR="006C7497" w:rsidRPr="00383CF7">
        <w:rPr>
          <w:rFonts w:hint="eastAsia"/>
        </w:rPr>
        <w:t xml:space="preserve">number of trees </w:t>
      </w:r>
      <w:r w:rsidR="00EC1342">
        <w:t>to</w:t>
      </w:r>
      <w:r w:rsidR="006C7497" w:rsidRPr="00383CF7">
        <w:rPr>
          <w:rFonts w:hint="eastAsia"/>
        </w:rPr>
        <w:t xml:space="preserve"> </w:t>
      </w:r>
      <w:r w:rsidR="0093378E">
        <w:rPr>
          <w:rFonts w:hint="eastAsia"/>
        </w:rPr>
        <w:t>10</w:t>
      </w:r>
      <w:r w:rsidR="006C7497">
        <w:rPr>
          <w:rFonts w:hint="eastAsia"/>
        </w:rPr>
        <w:t>0</w:t>
      </w:r>
      <w:r w:rsidR="00EC1342">
        <w:t>, and set the number of variables in each tree to 2, as t</w:t>
      </w:r>
      <w:r w:rsidR="00A05DBC">
        <w:rPr>
          <w:rFonts w:hint="eastAsia"/>
        </w:rPr>
        <w:t xml:space="preserve">he number of variables </w:t>
      </w:r>
      <w:r w:rsidR="00EC1342">
        <w:t>per</w:t>
      </w:r>
      <w:r w:rsidR="006C7497" w:rsidRPr="006F7094">
        <w:rPr>
          <w:rFonts w:hint="eastAsia"/>
        </w:rPr>
        <w:t xml:space="preserve"> </w:t>
      </w:r>
      <w:r w:rsidR="000729A7">
        <w:rPr>
          <w:rFonts w:hint="eastAsia"/>
        </w:rPr>
        <w:t>tree</w:t>
      </w:r>
      <w:r w:rsidR="006C7497" w:rsidRPr="006F7094">
        <w:rPr>
          <w:rFonts w:hint="eastAsia"/>
        </w:rPr>
        <w:t xml:space="preserve"> should be smaller or equal to the</w:t>
      </w:r>
      <w:r w:rsidR="000729A7">
        <w:rPr>
          <w:rFonts w:hint="eastAsia"/>
        </w:rPr>
        <w:t xml:space="preserve"> </w:t>
      </w:r>
      <w:r w:rsidR="00EC1342">
        <w:t xml:space="preserve">total number of </w:t>
      </w:r>
      <w:r w:rsidR="000729A7">
        <w:rPr>
          <w:rFonts w:hint="eastAsia"/>
        </w:rPr>
        <w:t>input variable</w:t>
      </w:r>
      <w:r w:rsidR="00EC1342">
        <w:t>s.</w:t>
      </w:r>
      <w:r w:rsidR="000729A7">
        <w:rPr>
          <w:rFonts w:hint="eastAsia"/>
        </w:rPr>
        <w:t xml:space="preserve"> </w:t>
      </w:r>
      <w:r w:rsidR="00172821">
        <w:t>Our analysis found that t</w:t>
      </w:r>
      <w:r w:rsidR="00D27824" w:rsidRPr="00383CF7">
        <w:rPr>
          <w:rFonts w:hint="eastAsia"/>
        </w:rPr>
        <w:t>he model</w:t>
      </w:r>
      <w:r w:rsidR="00EC1342">
        <w:t>ed</w:t>
      </w:r>
      <w:r w:rsidR="00D27824" w:rsidRPr="00383CF7">
        <w:rPr>
          <w:rFonts w:hint="eastAsia"/>
        </w:rPr>
        <w:t xml:space="preserve"> mean </w:t>
      </w:r>
      <w:r w:rsidR="00D27824" w:rsidRPr="00383CF7">
        <w:t>square</w:t>
      </w:r>
      <w:r w:rsidR="00D27824" w:rsidRPr="00383CF7">
        <w:rPr>
          <w:rFonts w:hint="eastAsia"/>
        </w:rPr>
        <w:t xml:space="preserve"> error (MSE) </w:t>
      </w:r>
      <w:r w:rsidR="00172821">
        <w:t xml:space="preserve">decreased with </w:t>
      </w:r>
      <w:r w:rsidR="00D27824" w:rsidRPr="00383CF7">
        <w:rPr>
          <w:rFonts w:hint="eastAsia"/>
        </w:rPr>
        <w:t xml:space="preserve">as number of trees </w:t>
      </w:r>
      <w:r w:rsidR="00172821">
        <w:lastRenderedPageBreak/>
        <w:t>increased over the range 0 to</w:t>
      </w:r>
      <w:r w:rsidR="00D27824" w:rsidRPr="00383CF7">
        <w:rPr>
          <w:rFonts w:hint="eastAsia"/>
        </w:rPr>
        <w:t xml:space="preserve"> </w:t>
      </w:r>
      <w:r w:rsidR="0093378E">
        <w:rPr>
          <w:rFonts w:hint="eastAsia"/>
        </w:rPr>
        <w:t>7</w:t>
      </w:r>
      <w:r w:rsidR="00D27824" w:rsidRPr="00383CF7">
        <w:rPr>
          <w:rFonts w:hint="eastAsia"/>
        </w:rPr>
        <w:t xml:space="preserve">0, but </w:t>
      </w:r>
      <w:r w:rsidR="00172821">
        <w:t xml:space="preserve">was constant </w:t>
      </w:r>
      <w:r w:rsidR="00D27824" w:rsidRPr="00383CF7">
        <w:rPr>
          <w:rFonts w:hint="eastAsia"/>
        </w:rPr>
        <w:t xml:space="preserve">when </w:t>
      </w:r>
      <w:r w:rsidR="00172821">
        <w:t xml:space="preserve">the </w:t>
      </w:r>
      <w:r w:rsidR="00D27824" w:rsidRPr="00383CF7">
        <w:rPr>
          <w:rFonts w:hint="eastAsia"/>
        </w:rPr>
        <w:t xml:space="preserve">number of trees </w:t>
      </w:r>
      <w:r w:rsidR="00172821">
        <w:t>was &gt; 70</w:t>
      </w:r>
      <w:r w:rsidR="00D27824">
        <w:rPr>
          <w:rFonts w:hint="eastAsia"/>
        </w:rPr>
        <w:t xml:space="preserve"> (</w:t>
      </w:r>
      <w:r w:rsidR="00D27824" w:rsidRPr="00383CF7">
        <w:rPr>
          <w:rFonts w:hint="eastAsia"/>
        </w:rPr>
        <w:t xml:space="preserve">Figure 3a). </w:t>
      </w:r>
      <w:bookmarkStart w:id="34" w:name="OLE_LINK5"/>
      <w:r w:rsidR="00D27824" w:rsidRPr="00383CF7">
        <w:rPr>
          <w:rFonts w:hint="eastAsia"/>
        </w:rPr>
        <w:t>We thus conclude</w:t>
      </w:r>
      <w:r w:rsidR="00172821">
        <w:t>d</w:t>
      </w:r>
      <w:r w:rsidR="00D27824" w:rsidRPr="00383CF7">
        <w:rPr>
          <w:rFonts w:hint="eastAsia"/>
        </w:rPr>
        <w:t xml:space="preserve"> that set</w:t>
      </w:r>
      <w:r w:rsidR="00172821">
        <w:t>ting the</w:t>
      </w:r>
      <w:r w:rsidR="00D27824" w:rsidRPr="00383CF7">
        <w:rPr>
          <w:rFonts w:hint="eastAsia"/>
        </w:rPr>
        <w:t xml:space="preserve"> number of trees </w:t>
      </w:r>
      <w:r w:rsidR="00172821">
        <w:t>to</w:t>
      </w:r>
      <w:r w:rsidR="00D27824" w:rsidRPr="00383CF7">
        <w:rPr>
          <w:rFonts w:hint="eastAsia"/>
        </w:rPr>
        <w:t xml:space="preserve"> </w:t>
      </w:r>
      <w:r w:rsidR="009B5C18">
        <w:rPr>
          <w:rFonts w:hint="eastAsia"/>
        </w:rPr>
        <w:t>10</w:t>
      </w:r>
      <w:r w:rsidR="00D27824" w:rsidRPr="00383CF7">
        <w:rPr>
          <w:rFonts w:hint="eastAsia"/>
        </w:rPr>
        <w:t xml:space="preserve">0 </w:t>
      </w:r>
      <w:bookmarkEnd w:id="34"/>
      <w:r w:rsidR="00D27824" w:rsidRPr="00383CF7">
        <w:rPr>
          <w:rFonts w:hint="eastAsia"/>
        </w:rPr>
        <w:t xml:space="preserve">is </w:t>
      </w:r>
      <w:r w:rsidR="00D27824" w:rsidRPr="00383CF7">
        <w:t>reasonable</w:t>
      </w:r>
      <w:r w:rsidR="00D27824" w:rsidRPr="00383CF7">
        <w:rPr>
          <w:rFonts w:hint="eastAsia"/>
        </w:rPr>
        <w:t xml:space="preserve"> when developing the RF model</w:t>
      </w:r>
      <w:r w:rsidR="00172821">
        <w:t>s</w:t>
      </w:r>
      <w:r w:rsidR="00D27824" w:rsidRPr="00383CF7">
        <w:rPr>
          <w:rFonts w:hint="eastAsia"/>
        </w:rPr>
        <w:t>.</w:t>
      </w:r>
      <w:r w:rsidR="00D27824">
        <w:rPr>
          <w:rFonts w:hint="eastAsia"/>
          <w:color w:val="FF0000"/>
        </w:rPr>
        <w:t xml:space="preserve"> </w:t>
      </w:r>
      <w:r w:rsidR="00850781">
        <w:t>The importance of individual input v</w:t>
      </w:r>
      <w:r w:rsidR="00D27824" w:rsidRPr="00383CF7">
        <w:t xml:space="preserve">ariables </w:t>
      </w:r>
      <w:r w:rsidR="00850781">
        <w:t xml:space="preserve">was also tested by quantifying the </w:t>
      </w:r>
      <w:r w:rsidR="00D27824" w:rsidRPr="00383CF7">
        <w:t xml:space="preserve">increase </w:t>
      </w:r>
      <w:r w:rsidR="00850781">
        <w:t>in</w:t>
      </w:r>
      <w:r w:rsidR="00D27824" w:rsidRPr="00383CF7">
        <w:t xml:space="preserve"> model </w:t>
      </w:r>
      <w:r w:rsidR="00D27824" w:rsidRPr="00383CF7">
        <w:rPr>
          <w:rFonts w:hint="eastAsia"/>
        </w:rPr>
        <w:t xml:space="preserve">MSE </w:t>
      </w:r>
      <w:r w:rsidR="00850781">
        <w:t>as each</w:t>
      </w:r>
      <w:r w:rsidR="00D27824" w:rsidRPr="00383CF7">
        <w:t xml:space="preserve"> variable was removed</w:t>
      </w:r>
      <w:r w:rsidR="00850781">
        <w:t>. This analysis determined that</w:t>
      </w:r>
      <w:r w:rsidR="00D27824" w:rsidRPr="00383CF7">
        <w:rPr>
          <w:rFonts w:hint="eastAsia"/>
        </w:rPr>
        <w:t xml:space="preserve"> </w:t>
      </w:r>
      <w:r w:rsidR="00850781">
        <w:t>%S</w:t>
      </w:r>
      <w:r w:rsidR="009B5C18">
        <w:rPr>
          <w:rFonts w:hint="eastAsia"/>
        </w:rPr>
        <w:t>and</w:t>
      </w:r>
      <w:r w:rsidR="00D27824" w:rsidRPr="00383CF7">
        <w:rPr>
          <w:rFonts w:hint="eastAsia"/>
        </w:rPr>
        <w:t xml:space="preserve"> </w:t>
      </w:r>
      <w:r w:rsidR="00850781">
        <w:t>wa</w:t>
      </w:r>
      <w:r w:rsidR="00D27824" w:rsidRPr="00383CF7">
        <w:t xml:space="preserve">s the most important variable, following by </w:t>
      </w:r>
      <w:r w:rsidR="00850781">
        <w:t>%C</w:t>
      </w:r>
      <w:r w:rsidR="007A34A7">
        <w:rPr>
          <w:rFonts w:hint="eastAsia"/>
        </w:rPr>
        <w:t xml:space="preserve">lay, </w:t>
      </w:r>
      <w:r w:rsidR="00850781">
        <w:t>%S</w:t>
      </w:r>
      <w:r w:rsidR="007A34A7">
        <w:rPr>
          <w:rFonts w:hint="eastAsia"/>
        </w:rPr>
        <w:t>ilt, and soil structure</w:t>
      </w:r>
      <w:r w:rsidR="00D27824">
        <w:rPr>
          <w:rFonts w:hint="eastAsia"/>
        </w:rPr>
        <w:t xml:space="preserve"> (Figure 3b</w:t>
      </w:r>
      <w:r w:rsidR="00D27824" w:rsidRPr="0074532F">
        <w:rPr>
          <w:rFonts w:hint="eastAsia"/>
        </w:rPr>
        <w:t>). Similar conclusion</w:t>
      </w:r>
      <w:r w:rsidR="00850781">
        <w:t>s</w:t>
      </w:r>
      <w:r w:rsidR="00D27824" w:rsidRPr="0074532F">
        <w:rPr>
          <w:rFonts w:hint="eastAsia"/>
        </w:rPr>
        <w:t xml:space="preserve"> can be obtained by </w:t>
      </w:r>
      <w:r w:rsidR="00850781">
        <w:t xml:space="preserve">examining </w:t>
      </w:r>
      <w:r w:rsidR="00D27824" w:rsidRPr="0074532F">
        <w:rPr>
          <w:rFonts w:hint="eastAsia"/>
        </w:rPr>
        <w:t xml:space="preserve">the </w:t>
      </w:r>
      <w:r w:rsidR="00850781">
        <w:rPr>
          <w:rFonts w:hint="eastAsia"/>
        </w:rPr>
        <w:t>node purity</w:t>
      </w:r>
      <w:r w:rsidR="00D27824" w:rsidRPr="0074532F">
        <w:rPr>
          <w:rFonts w:hint="eastAsia"/>
        </w:rPr>
        <w:t>, in which</w:t>
      </w:r>
      <w:r w:rsidR="00850781">
        <w:t xml:space="preserve"> the importance of each</w:t>
      </w:r>
      <w:r w:rsidR="00D27824" w:rsidRPr="0074532F">
        <w:rPr>
          <w:rFonts w:hint="eastAsia"/>
        </w:rPr>
        <w:t xml:space="preserve"> v</w:t>
      </w:r>
      <w:r w:rsidR="00D27824" w:rsidRPr="0074532F">
        <w:t xml:space="preserve">ariable </w:t>
      </w:r>
      <w:r w:rsidR="00D27824" w:rsidRPr="0074532F">
        <w:rPr>
          <w:rFonts w:hint="eastAsia"/>
        </w:rPr>
        <w:t xml:space="preserve">was </w:t>
      </w:r>
      <w:r w:rsidR="00D27824" w:rsidRPr="0074532F">
        <w:t xml:space="preserve">indicated as </w:t>
      </w:r>
      <w:r w:rsidR="00850781">
        <w:t xml:space="preserve">the </w:t>
      </w:r>
      <w:r w:rsidR="00D27824" w:rsidRPr="0074532F">
        <w:t xml:space="preserve">increase </w:t>
      </w:r>
      <w:r w:rsidR="00A05DBC">
        <w:t>in</w:t>
      </w:r>
      <w:r w:rsidR="00D27824" w:rsidRPr="0074532F">
        <w:t xml:space="preserve"> model </w:t>
      </w:r>
      <w:r w:rsidR="00D27824" w:rsidRPr="0074532F">
        <w:rPr>
          <w:rFonts w:hint="eastAsia"/>
        </w:rPr>
        <w:t xml:space="preserve">node purity </w:t>
      </w:r>
      <w:r w:rsidR="00850781">
        <w:t>once that variable</w:t>
      </w:r>
      <w:r w:rsidR="00D27824" w:rsidRPr="0074532F">
        <w:t xml:space="preserve"> was removed</w:t>
      </w:r>
      <w:r w:rsidR="00850781">
        <w:t xml:space="preserve"> (</w:t>
      </w:r>
      <w:r w:rsidR="00850781" w:rsidRPr="0074532F">
        <w:rPr>
          <w:rFonts w:hint="eastAsia"/>
        </w:rPr>
        <w:t>Figure 3c)</w:t>
      </w:r>
      <w:r w:rsidR="00D27824" w:rsidRPr="0074532F">
        <w:t>.</w:t>
      </w:r>
      <w:r w:rsidR="00D27824" w:rsidRPr="0074532F">
        <w:rPr>
          <w:rFonts w:hint="eastAsia"/>
        </w:rPr>
        <w:t xml:space="preserve"> </w:t>
      </w:r>
      <w:r w:rsidR="00E30231">
        <w:rPr>
          <w:rFonts w:hint="eastAsia"/>
        </w:rPr>
        <w:t xml:space="preserve">RF modeling was conducted under </w:t>
      </w:r>
      <w:r w:rsidR="00E30231">
        <w:t>“</w:t>
      </w:r>
      <w:proofErr w:type="spellStart"/>
      <w:r w:rsidR="00E30231" w:rsidRPr="009577F0">
        <w:t>randomForest</w:t>
      </w:r>
      <w:proofErr w:type="spellEnd"/>
      <w:r w:rsidR="00E30231">
        <w:t>”</w:t>
      </w:r>
      <w:r w:rsidR="00A05DBC">
        <w:rPr>
          <w:rFonts w:hint="eastAsia"/>
        </w:rPr>
        <w:t xml:space="preserve"> package in R.</w:t>
      </w:r>
    </w:p>
    <w:p w14:paraId="6810C0B6" w14:textId="01F3413B" w:rsidR="00D27824" w:rsidRDefault="00E75BC2" w:rsidP="00D27824">
      <w:pPr>
        <w:spacing w:before="120" w:after="120" w:line="240" w:lineRule="auto"/>
      </w:pPr>
      <w:commentRangeStart w:id="35"/>
      <w:commentRangeStart w:id="36"/>
      <w:r>
        <w:rPr>
          <w:noProof/>
        </w:rPr>
        <w:drawing>
          <wp:inline distT="0" distB="0" distL="0" distR="0" wp14:anchorId="255822B1" wp14:editId="0ACCBECF">
            <wp:extent cx="5943600" cy="4457700"/>
            <wp:effectExtent l="0" t="0" r="0" b="0"/>
            <wp:docPr id="6" name="图片 6" descr="G:\My Drive\MyResearch\29. PstDoc\EPA\ManuscriptKsat\Figures\Figure 3. RF determine number of trees .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y Drive\MyResearch\29. PstDoc\EPA\ManuscriptKsat\Figures\Figure 3. RF determine number of trees .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850781">
        <w:rPr>
          <w:rStyle w:val="a4"/>
        </w:rPr>
        <w:commentReference w:id="37"/>
      </w:r>
      <w:commentRangeEnd w:id="35"/>
      <w:r w:rsidR="00850781">
        <w:rPr>
          <w:rStyle w:val="a4"/>
        </w:rPr>
        <w:commentReference w:id="35"/>
      </w:r>
      <w:commentRangeEnd w:id="36"/>
      <w:r w:rsidR="00253908">
        <w:rPr>
          <w:rStyle w:val="a4"/>
        </w:rPr>
        <w:commentReference w:id="36"/>
      </w:r>
    </w:p>
    <w:p w14:paraId="65BDED71" w14:textId="2D131A1F" w:rsidR="00D27824" w:rsidRDefault="00D27824" w:rsidP="00D27824">
      <w:pPr>
        <w:spacing w:before="120" w:after="120" w:line="240" w:lineRule="auto"/>
      </w:pPr>
      <w:proofErr w:type="gramStart"/>
      <w:r>
        <w:rPr>
          <w:rFonts w:hint="eastAsia"/>
          <w:b/>
        </w:rPr>
        <w:t>Figure 3</w:t>
      </w:r>
      <w:r w:rsidRPr="00C12A11">
        <w:rPr>
          <w:rFonts w:hint="eastAsia"/>
          <w:b/>
        </w:rPr>
        <w:t>.</w:t>
      </w:r>
      <w:proofErr w:type="gramEnd"/>
      <w:r>
        <w:rPr>
          <w:rFonts w:hint="eastAsia"/>
        </w:rPr>
        <w:t xml:space="preserve"> </w:t>
      </w:r>
      <w:proofErr w:type="gramStart"/>
      <w:r w:rsidRPr="008E3FBF">
        <w:rPr>
          <w:rFonts w:hint="eastAsia"/>
        </w:rPr>
        <w:t xml:space="preserve">Change of </w:t>
      </w:r>
      <w:r w:rsidRPr="008E3FBF">
        <w:t>(MSE)</w:t>
      </w:r>
      <w:r w:rsidRPr="008E3FBF">
        <w:rPr>
          <w:rFonts w:hint="eastAsia"/>
        </w:rPr>
        <w:t xml:space="preserve"> values as number of trees increase in the Random Forest model (panel a).</w:t>
      </w:r>
      <w:proofErr w:type="gramEnd"/>
      <w:r w:rsidRPr="008E3FBF">
        <w:rPr>
          <w:rFonts w:hint="eastAsia"/>
        </w:rPr>
        <w:t xml:space="preserve"> The trends show that MSE decrease</w:t>
      </w:r>
      <w:r>
        <w:t>d</w:t>
      </w:r>
      <w:r w:rsidRPr="008E3FBF">
        <w:rPr>
          <w:rFonts w:hint="eastAsia"/>
        </w:rPr>
        <w:t xml:space="preserve"> as number of trees increase</w:t>
      </w:r>
      <w:r>
        <w:t>d</w:t>
      </w:r>
      <w:r w:rsidRPr="008E3FBF">
        <w:rPr>
          <w:rFonts w:hint="eastAsia"/>
        </w:rPr>
        <w:t xml:space="preserve"> </w:t>
      </w:r>
      <w:r>
        <w:t xml:space="preserve">between 0 and </w:t>
      </w:r>
      <w:r w:rsidR="00643EEF">
        <w:rPr>
          <w:rFonts w:hint="eastAsia"/>
        </w:rPr>
        <w:t>7</w:t>
      </w:r>
      <w:r>
        <w:rPr>
          <w:rFonts w:hint="eastAsia"/>
        </w:rPr>
        <w:t>0</w:t>
      </w:r>
      <w:r>
        <w:t>, and</w:t>
      </w:r>
      <w:r w:rsidRPr="008E3FBF">
        <w:rPr>
          <w:rFonts w:hint="eastAsia"/>
        </w:rPr>
        <w:t xml:space="preserve"> MSE value</w:t>
      </w:r>
      <w:r>
        <w:t>s</w:t>
      </w:r>
      <w:r w:rsidRPr="008E3FBF">
        <w:rPr>
          <w:rFonts w:hint="eastAsia"/>
        </w:rPr>
        <w:t xml:space="preserve"> </w:t>
      </w:r>
      <w:r>
        <w:t>did not</w:t>
      </w:r>
      <w:r w:rsidRPr="008E3FBF">
        <w:rPr>
          <w:rFonts w:hint="eastAsia"/>
        </w:rPr>
        <w:t xml:space="preserve"> change when number of trees &gt; </w:t>
      </w:r>
      <w:r w:rsidR="00643EEF">
        <w:rPr>
          <w:rFonts w:hint="eastAsia"/>
        </w:rPr>
        <w:t>7</w:t>
      </w:r>
      <w:r>
        <w:rPr>
          <w:rFonts w:hint="eastAsia"/>
        </w:rPr>
        <w:t xml:space="preserve">0. </w:t>
      </w:r>
      <w:r w:rsidRPr="008E3FBF">
        <w:t>(</w:t>
      </w:r>
      <w:r>
        <w:rPr>
          <w:rFonts w:hint="eastAsia"/>
        </w:rPr>
        <w:t>b</w:t>
      </w:r>
      <w:r w:rsidRPr="008E3FBF">
        <w:t xml:space="preserve">) Variables importance indicated as increase of MSE if a specific variable was removed, most important variable has large effect </w:t>
      </w:r>
      <w:r w:rsidRPr="008E3FBF">
        <w:lastRenderedPageBreak/>
        <w:t xml:space="preserve">on MSE value. The results show that </w:t>
      </w:r>
      <w:r>
        <w:rPr>
          <w:rFonts w:hint="eastAsia"/>
        </w:rPr>
        <w:t xml:space="preserve">percentage of silt content </w:t>
      </w:r>
      <w:r w:rsidRPr="008E3FBF">
        <w:t xml:space="preserve">is the most important variable, following by </w:t>
      </w:r>
      <w:r>
        <w:rPr>
          <w:rFonts w:hint="eastAsia"/>
        </w:rPr>
        <w:t>sand percentage and clay percentage</w:t>
      </w:r>
      <w:r w:rsidRPr="008E3FBF">
        <w:t xml:space="preserve">. </w:t>
      </w:r>
      <w:commentRangeStart w:id="38"/>
      <w:r w:rsidRPr="008E3FBF">
        <w:t>(</w:t>
      </w:r>
      <w:r>
        <w:rPr>
          <w:rFonts w:hint="eastAsia"/>
        </w:rPr>
        <w:t>c</w:t>
      </w:r>
      <w:r w:rsidRPr="008E3FBF">
        <w:t xml:space="preserve">) Variables importance indicated as increase of model’s </w:t>
      </w:r>
      <w:bookmarkStart w:id="39" w:name="OLE_LINK3"/>
      <w:bookmarkStart w:id="40" w:name="OLE_LINK4"/>
      <w:r w:rsidRPr="008E3FBF">
        <w:t xml:space="preserve">node purity </w:t>
      </w:r>
      <w:bookmarkEnd w:id="39"/>
      <w:bookmarkEnd w:id="40"/>
      <w:r w:rsidRPr="008E3FBF">
        <w:t xml:space="preserve">if </w:t>
      </w:r>
      <w:r>
        <w:t>a specific variable was removed</w:t>
      </w:r>
      <w:r>
        <w:rPr>
          <w:rFonts w:hint="eastAsia"/>
        </w:rPr>
        <w:t xml:space="preserve">, similar as showed from the MSE results, silt percentage </w:t>
      </w:r>
      <w:r w:rsidRPr="008E3FBF">
        <w:t xml:space="preserve">is </w:t>
      </w:r>
      <w:r>
        <w:rPr>
          <w:rFonts w:hint="eastAsia"/>
        </w:rPr>
        <w:t xml:space="preserve">also </w:t>
      </w:r>
      <w:r w:rsidRPr="008E3FBF">
        <w:t xml:space="preserve">the most important variable, following by </w:t>
      </w:r>
      <w:r>
        <w:rPr>
          <w:rFonts w:hint="eastAsia"/>
        </w:rPr>
        <w:t>sand percentage and clay percentage</w:t>
      </w:r>
      <w:r w:rsidRPr="008E3FBF">
        <w:t xml:space="preserve">. </w:t>
      </w:r>
      <w:commentRangeEnd w:id="38"/>
      <w:r w:rsidR="00327482">
        <w:rPr>
          <w:rStyle w:val="a4"/>
        </w:rPr>
        <w:commentReference w:id="38"/>
      </w:r>
    </w:p>
    <w:p w14:paraId="21195DF2" w14:textId="77777777" w:rsidR="00D27824" w:rsidRPr="006F7094" w:rsidRDefault="00D27824" w:rsidP="00D27824">
      <w:pPr>
        <w:spacing w:before="120" w:after="120"/>
      </w:pPr>
    </w:p>
    <w:p w14:paraId="31DA20E6" w14:textId="77777777" w:rsidR="006C7497" w:rsidRPr="0032031E" w:rsidRDefault="006C7497" w:rsidP="006C7497">
      <w:pPr>
        <w:spacing w:before="120" w:after="120"/>
        <w:rPr>
          <w:b/>
        </w:rPr>
      </w:pPr>
      <w:r w:rsidRPr="0032031E">
        <w:rPr>
          <w:rFonts w:hint="eastAsia"/>
          <w:b/>
        </w:rPr>
        <w:t>2.</w:t>
      </w:r>
      <w:r>
        <w:rPr>
          <w:rFonts w:hint="eastAsia"/>
          <w:b/>
        </w:rPr>
        <w:t>3</w:t>
      </w:r>
      <w:r w:rsidRPr="0032031E">
        <w:rPr>
          <w:rFonts w:hint="eastAsia"/>
          <w:b/>
        </w:rPr>
        <w:t xml:space="preserve"> </w:t>
      </w:r>
      <w:r>
        <w:rPr>
          <w:rFonts w:hint="eastAsia"/>
          <w:b/>
        </w:rPr>
        <w:t xml:space="preserve">Model evaluation </w:t>
      </w:r>
    </w:p>
    <w:p w14:paraId="0481CCAA" w14:textId="0B456D19" w:rsidR="00B451D6" w:rsidRDefault="00641811" w:rsidP="00785FF3">
      <w:pPr>
        <w:tabs>
          <w:tab w:val="left" w:pos="720"/>
          <w:tab w:val="left" w:pos="8640"/>
        </w:tabs>
        <w:ind w:firstLine="357"/>
      </w:pPr>
      <w:proofErr w:type="spellStart"/>
      <w:r>
        <w:t>K</w:t>
      </w:r>
      <w:r w:rsidRPr="00641811">
        <w:rPr>
          <w:vertAlign w:val="subscript"/>
        </w:rPr>
        <w:t>fs</w:t>
      </w:r>
      <w:proofErr w:type="spellEnd"/>
      <w:r>
        <w:t xml:space="preserve"> values predicted by the models were compared to measured </w:t>
      </w:r>
      <w:proofErr w:type="spellStart"/>
      <w:r>
        <w:t>K</w:t>
      </w:r>
      <w:r w:rsidRPr="00641811">
        <w:rPr>
          <w:vertAlign w:val="subscript"/>
        </w:rPr>
        <w:t>fs</w:t>
      </w:r>
      <w:proofErr w:type="spellEnd"/>
      <w:r>
        <w:t xml:space="preserve"> values for the test (</w:t>
      </w:r>
      <w:r w:rsidRPr="00B451D6">
        <w:rPr>
          <w:i/>
        </w:rPr>
        <w:t>n</w:t>
      </w:r>
      <w:r w:rsidR="00B451D6">
        <w:t xml:space="preserve"> </w:t>
      </w:r>
      <w:r>
        <w:t>=</w:t>
      </w:r>
      <w:r w:rsidR="00B451D6">
        <w:t xml:space="preserve"> </w:t>
      </w:r>
      <w:r>
        <w:t xml:space="preserve">43) and </w:t>
      </w:r>
      <w:r w:rsidR="003C4F83">
        <w:t>evaluation</w:t>
      </w:r>
      <w:r>
        <w:t xml:space="preserve"> data (</w:t>
      </w:r>
      <w:r w:rsidRPr="00423E4B">
        <w:rPr>
          <w:i/>
        </w:rPr>
        <w:t>n</w:t>
      </w:r>
      <w:r w:rsidR="00423E4B">
        <w:t xml:space="preserve"> </w:t>
      </w:r>
      <w:r>
        <w:t>=</w:t>
      </w:r>
      <w:r w:rsidR="00423E4B">
        <w:t xml:space="preserve"> </w:t>
      </w:r>
      <w:r>
        <w:t>2</w:t>
      </w:r>
      <w:r w:rsidR="00423E4B">
        <w:t>0</w:t>
      </w:r>
      <w:r>
        <w:t xml:space="preserve">). As an addition comparison, </w:t>
      </w:r>
      <w:r w:rsidR="006C7497">
        <w:rPr>
          <w:rFonts w:hint="eastAsia"/>
        </w:rPr>
        <w:t xml:space="preserve">the </w:t>
      </w:r>
      <w:r w:rsidR="00236B4A">
        <w:rPr>
          <w:rFonts w:hint="eastAsia"/>
        </w:rPr>
        <w:t>ROSETTA</w:t>
      </w:r>
      <w:r w:rsidR="006C7497">
        <w:rPr>
          <w:rFonts w:hint="eastAsia"/>
        </w:rPr>
        <w:t xml:space="preserve"> model </w:t>
      </w:r>
      <w:r w:rsidR="00A21B60">
        <w:fldChar w:fldCharType="begin"/>
      </w:r>
      <w:r w:rsidR="00EC1342">
        <w:instrText xml:space="preserve"> ADDIN EN.CITE &lt;EndNote&gt;&lt;Cite&gt;&lt;Author&gt;Schaap&lt;/Author&gt;&lt;Year&gt;2001&lt;/Year&gt;&lt;RecNum&gt;1247&lt;/RecNum&gt;&lt;DisplayText&gt;(Schaap et al., 2001)&lt;/DisplayText&gt;&lt;record&gt;&lt;rec-number&gt;1247&lt;/rec-number&gt;&lt;foreign-keys&gt;&lt;key app="EN" db-id="x2ddzvadmrpetqerdx3pw2pi5df2r2ptrp5r" timestamp="1471479523"&gt;1247&lt;/key&gt;&lt;key app="ENWeb" db-id=""&gt;0&lt;/key&gt;&lt;/foreign-keys&gt;&lt;ref-type name="Journal Article"&gt;17&lt;/ref-type&gt;&lt;contributors&gt;&lt;authors&gt;&lt;author&gt;Schaap, Marcel G&lt;/author&gt;&lt;author&gt;Leij, Feike J&lt;/author&gt;&lt;author&gt;van Genuchten, Martinus Th&lt;/author&gt;&lt;/authors&gt;&lt;/contributors&gt;&lt;titles&gt;&lt;title&gt;ROSETTA: a computer program for estimating soil hydraulic parameters with hierarchical pedotransfer functions&lt;/title&gt;&lt;secondary-title&gt;Journal of Hydrology&lt;/secondary-title&gt;&lt;/titles&gt;&lt;periodical&gt;&lt;full-title&gt;Journal of Hydrology&lt;/full-title&gt;&lt;/periodical&gt;&lt;pages&gt;163-176&lt;/pages&gt;&lt;volume&gt;251&lt;/volume&gt;&lt;number&gt;3&lt;/number&gt;&lt;dates&gt;&lt;year&gt;2001&lt;/year&gt;&lt;/dates&gt;&lt;isbn&gt;0022-1694&lt;/isbn&gt;&lt;urls&gt;&lt;/urls&gt;&lt;/record&gt;&lt;/Cite&gt;&lt;/EndNote&gt;</w:instrText>
      </w:r>
      <w:r w:rsidR="00A21B60">
        <w:fldChar w:fldCharType="separate"/>
      </w:r>
      <w:r w:rsidR="00A21B60">
        <w:rPr>
          <w:noProof/>
        </w:rPr>
        <w:t>(Schaap et al., 2001)</w:t>
      </w:r>
      <w:r w:rsidR="00A21B60">
        <w:fldChar w:fldCharType="end"/>
      </w:r>
      <w:r w:rsidR="00FE6342">
        <w:t xml:space="preserve"> </w:t>
      </w:r>
      <w:r>
        <w:t xml:space="preserve">was also used to estimate </w:t>
      </w:r>
      <w:proofErr w:type="spellStart"/>
      <w:r>
        <w:t>K</w:t>
      </w:r>
      <w:r w:rsidRPr="004E6769">
        <w:rPr>
          <w:vertAlign w:val="subscript"/>
        </w:rPr>
        <w:t>fs</w:t>
      </w:r>
      <w:proofErr w:type="spellEnd"/>
      <w:r w:rsidR="00B451D6">
        <w:t xml:space="preserve"> based on reported %SSC</w:t>
      </w:r>
      <w:r>
        <w:t xml:space="preserve"> </w:t>
      </w:r>
      <w:r w:rsidR="006C7497">
        <w:rPr>
          <w:rFonts w:hint="eastAsia"/>
        </w:rPr>
        <w:t xml:space="preserve">(Table </w:t>
      </w:r>
      <w:r w:rsidR="00957E9B">
        <w:t>2</w:t>
      </w:r>
      <w:r w:rsidR="006C7497">
        <w:rPr>
          <w:rFonts w:hint="eastAsia"/>
        </w:rPr>
        <w:t>).</w:t>
      </w:r>
      <w:r w:rsidR="00604FEF">
        <w:rPr>
          <w:rFonts w:hint="eastAsia"/>
        </w:rPr>
        <w:t xml:space="preserve"> </w:t>
      </w:r>
      <w:r w:rsidR="00A21B60">
        <w:t>Model fits were evaluated using f</w:t>
      </w:r>
      <w:r w:rsidR="00B40747">
        <w:rPr>
          <w:rFonts w:hint="eastAsia"/>
        </w:rPr>
        <w:t>ive</w:t>
      </w:r>
      <w:r w:rsidR="00D5428A" w:rsidRPr="00B5314C">
        <w:t xml:space="preserve"> </w:t>
      </w:r>
      <w:r w:rsidR="00D5428A" w:rsidRPr="00B5314C">
        <w:rPr>
          <w:rFonts w:hint="eastAsia"/>
          <w:shd w:val="clear" w:color="auto" w:fill="FFFFFF"/>
        </w:rPr>
        <w:t>m</w:t>
      </w:r>
      <w:r w:rsidR="00D5428A" w:rsidRPr="00B5314C">
        <w:rPr>
          <w:rFonts w:eastAsia="Times New Roman"/>
          <w:shd w:val="clear" w:color="auto" w:fill="FFFFFF"/>
        </w:rPr>
        <w:t>ea</w:t>
      </w:r>
      <w:r w:rsidR="00D5428A">
        <w:rPr>
          <w:rFonts w:eastAsia="Times New Roman"/>
          <w:shd w:val="clear" w:color="auto" w:fill="FFFFFF"/>
        </w:rPr>
        <w:t>sure</w:t>
      </w:r>
      <w:r w:rsidR="00A21B60">
        <w:rPr>
          <w:rFonts w:eastAsia="Times New Roman"/>
          <w:shd w:val="clear" w:color="auto" w:fill="FFFFFF"/>
        </w:rPr>
        <w:t>s:</w:t>
      </w:r>
      <w:r w:rsidR="00D5428A" w:rsidRPr="00B5314C">
        <w:t xml:space="preserve"> </w:t>
      </w:r>
      <w:r w:rsidR="00A21B60">
        <w:t xml:space="preserve">1) </w:t>
      </w:r>
      <w:r w:rsidR="00D5428A" w:rsidRPr="00B5314C">
        <w:t xml:space="preserve">Pearson correlation </w:t>
      </w:r>
      <w:r w:rsidR="001F65A9">
        <w:rPr>
          <w:rFonts w:hint="eastAsia"/>
        </w:rPr>
        <w:t>[</w:t>
      </w:r>
      <w:r w:rsidR="00EA02BC" w:rsidRPr="00EA02BC">
        <w:rPr>
          <w:i/>
        </w:rPr>
        <w:t>R</w:t>
      </w:r>
      <w:r w:rsidR="00FE6342">
        <w:rPr>
          <w:rFonts w:hint="eastAsia"/>
        </w:rPr>
        <w:t>;</w:t>
      </w:r>
      <w:r w:rsidR="001F65A9">
        <w:rPr>
          <w:rFonts w:hint="eastAsia"/>
        </w:rPr>
        <w:t xml:space="preserve"> </w:t>
      </w:r>
      <w:r w:rsidR="00FE6342">
        <w:t>E</w:t>
      </w:r>
      <w:r w:rsidR="001F65A9">
        <w:rPr>
          <w:rFonts w:hint="eastAsia"/>
        </w:rPr>
        <w:t>quation (1</w:t>
      </w:r>
      <w:r w:rsidR="00D5428A">
        <w:rPr>
          <w:rFonts w:hint="eastAsia"/>
        </w:rPr>
        <w:t>)</w:t>
      </w:r>
      <w:r w:rsidR="001F65A9">
        <w:rPr>
          <w:rFonts w:hint="eastAsia"/>
        </w:rPr>
        <w:t>]</w:t>
      </w:r>
      <w:r w:rsidR="00D5428A" w:rsidRPr="00B5314C">
        <w:t xml:space="preserve">, </w:t>
      </w:r>
      <w:r w:rsidR="00A21B60">
        <w:t xml:space="preserve">2) </w:t>
      </w:r>
      <w:r w:rsidR="00865C43" w:rsidRPr="00B5314C">
        <w:rPr>
          <w:rFonts w:hint="eastAsia"/>
        </w:rPr>
        <w:t>adj</w:t>
      </w:r>
      <w:r w:rsidR="00865C43">
        <w:t xml:space="preserve">usted </w:t>
      </w:r>
      <w:r w:rsidR="00865C43" w:rsidRPr="00327BA9">
        <w:rPr>
          <w:rFonts w:hint="eastAsia"/>
          <w:i/>
        </w:rPr>
        <w:t>R</w:t>
      </w:r>
      <w:r w:rsidR="00865C43" w:rsidRPr="00B5314C">
        <w:rPr>
          <w:rFonts w:hint="eastAsia"/>
          <w:vertAlign w:val="superscript"/>
        </w:rPr>
        <w:t>2</w:t>
      </w:r>
      <w:r w:rsidR="00865C43" w:rsidRPr="00B5314C">
        <w:rPr>
          <w:rFonts w:hint="eastAsia"/>
        </w:rPr>
        <w:t xml:space="preserve"> </w:t>
      </w:r>
      <w:r w:rsidR="00EC5AFD">
        <w:rPr>
          <w:rFonts w:hint="eastAsia"/>
        </w:rPr>
        <w:t>[</w:t>
      </w:r>
      <w:r w:rsidR="00865C43" w:rsidRPr="00327BA9">
        <w:rPr>
          <w:i/>
        </w:rPr>
        <w:t>adjR</w:t>
      </w:r>
      <w:r w:rsidR="00865C43" w:rsidRPr="00A21B60">
        <w:rPr>
          <w:vertAlign w:val="superscript"/>
        </w:rPr>
        <w:t>2</w:t>
      </w:r>
      <w:r w:rsidR="00FE6342">
        <w:rPr>
          <w:rFonts w:hint="eastAsia"/>
        </w:rPr>
        <w:t>;</w:t>
      </w:r>
      <w:r w:rsidR="00EC5AFD">
        <w:rPr>
          <w:rFonts w:hint="eastAsia"/>
        </w:rPr>
        <w:t xml:space="preserve"> </w:t>
      </w:r>
      <w:r w:rsidR="00FE6342">
        <w:t>E</w:t>
      </w:r>
      <w:r w:rsidR="00EC5AFD">
        <w:rPr>
          <w:rFonts w:hint="eastAsia"/>
        </w:rPr>
        <w:t>quation (2)]</w:t>
      </w:r>
      <w:r w:rsidR="00865C43">
        <w:t>, 3</w:t>
      </w:r>
      <w:r w:rsidR="00A21B60">
        <w:t xml:space="preserve">) </w:t>
      </w:r>
      <w:r w:rsidR="00EC5AFD">
        <w:t xml:space="preserve">mean error </w:t>
      </w:r>
      <w:r w:rsidR="00EC5AFD">
        <w:rPr>
          <w:rFonts w:hint="eastAsia"/>
        </w:rPr>
        <w:t>[</w:t>
      </w:r>
      <w:r w:rsidR="00865C43" w:rsidRPr="00327BA9">
        <w:rPr>
          <w:i/>
        </w:rPr>
        <w:t>E</w:t>
      </w:r>
      <w:r w:rsidR="00FE6342">
        <w:rPr>
          <w:rFonts w:hint="eastAsia"/>
        </w:rPr>
        <w:t>;</w:t>
      </w:r>
      <w:r w:rsidR="00EC5AFD">
        <w:rPr>
          <w:rFonts w:hint="eastAsia"/>
        </w:rPr>
        <w:t xml:space="preserve"> </w:t>
      </w:r>
      <w:r w:rsidR="00FE6342">
        <w:t>E</w:t>
      </w:r>
      <w:r w:rsidR="00EC5AFD">
        <w:rPr>
          <w:rFonts w:hint="eastAsia"/>
        </w:rPr>
        <w:t>quation (3</w:t>
      </w:r>
      <w:r w:rsidR="00865C43" w:rsidRPr="00B5314C">
        <w:t>)</w:t>
      </w:r>
      <w:r w:rsidR="00EC5AFD">
        <w:rPr>
          <w:rFonts w:hint="eastAsia"/>
        </w:rPr>
        <w:t>]</w:t>
      </w:r>
      <w:r w:rsidR="00FE6342">
        <w:t>;</w:t>
      </w:r>
      <w:r w:rsidR="00865C43" w:rsidRPr="00B5314C">
        <w:t xml:space="preserve"> </w:t>
      </w:r>
      <w:r w:rsidR="00865C43">
        <w:t xml:space="preserve">4) </w:t>
      </w:r>
      <w:r w:rsidR="00EC5AFD">
        <w:t xml:space="preserve">index of agreement </w:t>
      </w:r>
      <w:r w:rsidR="00EC5AFD">
        <w:rPr>
          <w:rFonts w:hint="eastAsia"/>
        </w:rPr>
        <w:t>[</w:t>
      </w:r>
      <w:r w:rsidR="00865C43" w:rsidRPr="00327BA9">
        <w:rPr>
          <w:i/>
        </w:rPr>
        <w:t>d</w:t>
      </w:r>
      <w:r w:rsidR="00EC5AFD">
        <w:rPr>
          <w:rFonts w:hint="eastAsia"/>
        </w:rPr>
        <w:t xml:space="preserve">, </w:t>
      </w:r>
      <w:r w:rsidR="00FE6342">
        <w:t>E</w:t>
      </w:r>
      <w:r w:rsidR="00EC5AFD">
        <w:rPr>
          <w:rFonts w:hint="eastAsia"/>
        </w:rPr>
        <w:t>quation (4</w:t>
      </w:r>
      <w:r w:rsidR="00865C43" w:rsidRPr="00B5314C">
        <w:t>)</w:t>
      </w:r>
      <w:r w:rsidR="00EC5AFD">
        <w:rPr>
          <w:rFonts w:hint="eastAsia"/>
        </w:rPr>
        <w:t>]</w:t>
      </w:r>
      <w:r w:rsidR="00865C43" w:rsidRPr="00B5314C">
        <w:t xml:space="preserve">, </w:t>
      </w:r>
      <w:r w:rsidR="00865C43" w:rsidRPr="00B5314C">
        <w:rPr>
          <w:rFonts w:hint="eastAsia"/>
        </w:rPr>
        <w:t xml:space="preserve">and </w:t>
      </w:r>
      <w:r w:rsidR="00865C43">
        <w:t xml:space="preserve">5) </w:t>
      </w:r>
      <w:r w:rsidR="00D5428A" w:rsidRPr="00B5314C">
        <w:t xml:space="preserve">root </w:t>
      </w:r>
      <w:r w:rsidR="00EC5AFD">
        <w:t xml:space="preserve">mean square error </w:t>
      </w:r>
      <w:r w:rsidR="00EC5AFD">
        <w:rPr>
          <w:rFonts w:hint="eastAsia"/>
        </w:rPr>
        <w:t>[</w:t>
      </w:r>
      <w:r w:rsidR="00865C43">
        <w:t>RMSE</w:t>
      </w:r>
      <w:r w:rsidR="00FE6342">
        <w:rPr>
          <w:rFonts w:hint="eastAsia"/>
        </w:rPr>
        <w:t>;</w:t>
      </w:r>
      <w:r w:rsidR="00EC5AFD">
        <w:rPr>
          <w:rFonts w:hint="eastAsia"/>
        </w:rPr>
        <w:t xml:space="preserve"> </w:t>
      </w:r>
      <w:r w:rsidR="00FE6342">
        <w:t>E</w:t>
      </w:r>
      <w:r w:rsidR="00EC5AFD">
        <w:rPr>
          <w:rFonts w:hint="eastAsia"/>
        </w:rPr>
        <w:t>quation (5</w:t>
      </w:r>
      <w:r w:rsidR="00865C43">
        <w:t>)</w:t>
      </w:r>
      <w:r w:rsidR="00EC5AFD">
        <w:rPr>
          <w:rFonts w:hint="eastAsia"/>
        </w:rPr>
        <w:t>]</w:t>
      </w:r>
      <w:r w:rsidR="00D5428A" w:rsidRPr="00B5314C">
        <w:rPr>
          <w:rFonts w:hint="eastAsia"/>
        </w:rPr>
        <w:t>.</w:t>
      </w:r>
      <w:r w:rsidR="00D5428A" w:rsidRPr="00B5314C">
        <w:t xml:space="preserve"> </w:t>
      </w:r>
    </w:p>
    <w:p w14:paraId="130471A7" w14:textId="06497334" w:rsidR="00335940" w:rsidRDefault="00327BA9" w:rsidP="00F81A25">
      <w:pPr>
        <w:tabs>
          <w:tab w:val="left" w:pos="8640"/>
        </w:tabs>
        <w:ind w:firstLine="360"/>
      </w:pPr>
      <w:r w:rsidRPr="00327BA9">
        <w:rPr>
          <w:position w:val="-56"/>
        </w:rPr>
        <w:object w:dxaOrig="4280" w:dyaOrig="1040" w14:anchorId="5AE4E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51.75pt" o:ole="">
            <v:imagedata r:id="rId13" o:title=""/>
          </v:shape>
          <o:OLEObject Type="Embed" ProgID="Equation.DSMT4" ShapeID="_x0000_i1025" DrawAspect="Content" ObjectID="_1616152708" r:id="rId14"/>
        </w:object>
      </w:r>
      <w:r>
        <w:t xml:space="preserve"> </w:t>
      </w:r>
      <w:r w:rsidR="00335940" w:rsidRPr="00B5314C">
        <w:rPr>
          <w:rFonts w:hint="eastAsia"/>
        </w:rPr>
        <w:t xml:space="preserve">         </w:t>
      </w:r>
      <w:r w:rsidR="00785FF3">
        <w:tab/>
      </w:r>
      <w:r w:rsidR="00335940" w:rsidRPr="00B5314C">
        <w:rPr>
          <w:rFonts w:hint="eastAsia"/>
        </w:rPr>
        <w:t>(</w:t>
      </w:r>
      <w:r w:rsidR="00335940">
        <w:rPr>
          <w:rFonts w:hint="eastAsia"/>
        </w:rPr>
        <w:t>1</w:t>
      </w:r>
      <w:r w:rsidR="00335940" w:rsidRPr="00B5314C">
        <w:rPr>
          <w:rFonts w:hint="eastAsia"/>
        </w:rPr>
        <w:t>)</w:t>
      </w:r>
    </w:p>
    <w:p w14:paraId="38B81E74" w14:textId="0A982A57" w:rsidR="00344447" w:rsidRDefault="00FE6342" w:rsidP="00785FF3">
      <w:pPr>
        <w:tabs>
          <w:tab w:val="left" w:pos="720"/>
          <w:tab w:val="left" w:pos="8640"/>
        </w:tabs>
        <w:ind w:firstLine="357"/>
      </w:pPr>
      <w:proofErr w:type="gramStart"/>
      <w:r>
        <w:rPr>
          <w:rFonts w:hint="eastAsia"/>
        </w:rPr>
        <w:t>w</w:t>
      </w:r>
      <w:r w:rsidR="00335940" w:rsidRPr="00B5314C">
        <w:rPr>
          <w:rFonts w:hint="eastAsia"/>
        </w:rPr>
        <w:t>here</w:t>
      </w:r>
      <w:proofErr w:type="gramEnd"/>
      <w:r w:rsidR="00335940" w:rsidRPr="00B5314C">
        <w:rPr>
          <w:rFonts w:hint="eastAsia"/>
        </w:rPr>
        <w:t xml:space="preserve"> </w:t>
      </w:r>
      <w:r w:rsidR="00327BA9" w:rsidRPr="00327BA9">
        <w:rPr>
          <w:i/>
        </w:rPr>
        <w:t>n</w:t>
      </w:r>
      <w:r w:rsidR="00327BA9">
        <w:t xml:space="preserve"> is the number of observations, and </w:t>
      </w:r>
      <w:r w:rsidR="00161EE2" w:rsidRPr="00161EE2">
        <w:rPr>
          <w:i/>
        </w:rPr>
        <w:t>x</w:t>
      </w:r>
      <w:r w:rsidR="00161EE2">
        <w:t xml:space="preserve"> </w:t>
      </w:r>
      <w:r w:rsidR="00327BA9">
        <w:t>represents</w:t>
      </w:r>
      <w:r w:rsidR="00161EE2">
        <w:t xml:space="preserve"> </w:t>
      </w:r>
      <w:r w:rsidR="00327BA9">
        <w:t>measure</w:t>
      </w:r>
      <w:r w:rsidR="00161EE2">
        <w:t>d</w:t>
      </w:r>
      <w:r w:rsidR="00327BA9">
        <w:t xml:space="preserve"> and </w:t>
      </w:r>
      <w:r w:rsidR="00327BA9" w:rsidRPr="00327BA9">
        <w:rPr>
          <w:i/>
        </w:rPr>
        <w:t>y</w:t>
      </w:r>
      <w:r w:rsidR="00327BA9">
        <w:t xml:space="preserve"> represents predicted</w:t>
      </w:r>
      <w:r w:rsidR="00161EE2">
        <w:t xml:space="preserve"> </w:t>
      </w:r>
      <w:r w:rsidR="00327BA9">
        <w:t xml:space="preserve">values for </w:t>
      </w:r>
      <w:proofErr w:type="spellStart"/>
      <w:r w:rsidR="00161EE2">
        <w:t>K</w:t>
      </w:r>
      <w:r w:rsidR="00161EE2" w:rsidRPr="009A7AB7">
        <w:rPr>
          <w:vertAlign w:val="subscript"/>
        </w:rPr>
        <w:t>fs</w:t>
      </w:r>
      <w:proofErr w:type="spellEnd"/>
      <w:r w:rsidR="00C1586A">
        <w:rPr>
          <w:rFonts w:hint="eastAsia"/>
        </w:rPr>
        <w:t>.</w:t>
      </w:r>
      <w:r w:rsidR="00344447">
        <w:rPr>
          <w:rFonts w:hint="eastAsia"/>
        </w:rPr>
        <w:t xml:space="preserve"> </w:t>
      </w:r>
      <w:r w:rsidR="009A7AB7" w:rsidRPr="009A7AB7">
        <w:rPr>
          <w:i/>
        </w:rPr>
        <w:t>R</w:t>
      </w:r>
      <w:r w:rsidR="009A7AB7">
        <w:t xml:space="preserve"> ranges from -1 to +1, with h</w:t>
      </w:r>
      <w:r w:rsidR="00344447" w:rsidRPr="00480EF8">
        <w:t>igher</w:t>
      </w:r>
      <w:r w:rsidR="00344447">
        <w:rPr>
          <w:rFonts w:hint="eastAsia"/>
        </w:rPr>
        <w:t xml:space="preserve"> </w:t>
      </w:r>
      <w:r w:rsidR="009A7AB7">
        <w:t>v</w:t>
      </w:r>
      <w:r w:rsidR="00344447">
        <w:rPr>
          <w:rFonts w:hint="eastAsia"/>
        </w:rPr>
        <w:t>alue</w:t>
      </w:r>
      <w:r>
        <w:t>s indicate</w:t>
      </w:r>
      <w:r w:rsidR="00344447" w:rsidRPr="00480EF8">
        <w:t xml:space="preserve"> </w:t>
      </w:r>
      <w:r>
        <w:t>better</w:t>
      </w:r>
      <w:r w:rsidR="00344447">
        <w:rPr>
          <w:rFonts w:hint="eastAsia"/>
        </w:rPr>
        <w:t xml:space="preserve"> </w:t>
      </w:r>
      <w:r w:rsidR="00344447">
        <w:t>correlation</w:t>
      </w:r>
      <w:r w:rsidR="00344447">
        <w:rPr>
          <w:rFonts w:hint="eastAsia"/>
        </w:rPr>
        <w:t xml:space="preserve"> between </w:t>
      </w:r>
      <w:r>
        <w:t xml:space="preserve">the </w:t>
      </w:r>
      <w:proofErr w:type="spellStart"/>
      <w:r w:rsidR="00344447">
        <w:rPr>
          <w:rFonts w:hint="eastAsia"/>
        </w:rPr>
        <w:t>regressor</w:t>
      </w:r>
      <w:proofErr w:type="spellEnd"/>
      <w:r w:rsidR="00344447">
        <w:rPr>
          <w:rFonts w:hint="eastAsia"/>
        </w:rPr>
        <w:t xml:space="preserve"> and </w:t>
      </w:r>
      <w:r>
        <w:t xml:space="preserve">the </w:t>
      </w:r>
      <w:r w:rsidR="00344447">
        <w:rPr>
          <w:rFonts w:hint="eastAsia"/>
        </w:rPr>
        <w:t>response.</w:t>
      </w:r>
    </w:p>
    <w:p w14:paraId="2ACF4425" w14:textId="3302315E" w:rsidR="002E661B" w:rsidRDefault="0011705A" w:rsidP="00F81A25">
      <w:pPr>
        <w:tabs>
          <w:tab w:val="left" w:pos="8640"/>
        </w:tabs>
        <w:ind w:firstLine="360"/>
      </w:pPr>
      <w:r w:rsidRPr="0011705A">
        <w:rPr>
          <w:position w:val="-24"/>
        </w:rPr>
        <w:object w:dxaOrig="2560" w:dyaOrig="740" w14:anchorId="55E62F06">
          <v:shape id="_x0000_i1026" type="#_x0000_t75" style="width:128.25pt;height:36.75pt" o:ole="">
            <v:imagedata r:id="rId15" o:title=""/>
          </v:shape>
          <o:OLEObject Type="Embed" ProgID="Equation.DSMT4" ShapeID="_x0000_i1026" DrawAspect="Content" ObjectID="_1616152709" r:id="rId16"/>
        </w:object>
      </w:r>
      <w:r>
        <w:t xml:space="preserve"> </w:t>
      </w:r>
      <w:r w:rsidR="002E661B" w:rsidRPr="00B5314C">
        <w:rPr>
          <w:rFonts w:hint="eastAsia"/>
        </w:rPr>
        <w:t xml:space="preserve">          </w:t>
      </w:r>
      <w:r w:rsidR="00785FF3">
        <w:tab/>
      </w:r>
      <w:r w:rsidR="002E661B" w:rsidRPr="00B5314C">
        <w:rPr>
          <w:rFonts w:hint="eastAsia"/>
        </w:rPr>
        <w:t>(</w:t>
      </w:r>
      <w:r w:rsidR="002E661B">
        <w:rPr>
          <w:rFonts w:hint="eastAsia"/>
        </w:rPr>
        <w:t>2</w:t>
      </w:r>
      <w:r w:rsidR="002E661B" w:rsidRPr="00B5314C">
        <w:rPr>
          <w:rFonts w:hint="eastAsia"/>
        </w:rPr>
        <w:t>)</w:t>
      </w:r>
    </w:p>
    <w:p w14:paraId="6C75FC22" w14:textId="22A64287" w:rsidR="002E661B" w:rsidRPr="00B5314C" w:rsidRDefault="00FE6342" w:rsidP="00785FF3">
      <w:pPr>
        <w:tabs>
          <w:tab w:val="left" w:pos="720"/>
          <w:tab w:val="left" w:pos="8640"/>
        </w:tabs>
        <w:ind w:firstLine="360"/>
      </w:pPr>
      <w:proofErr w:type="gramStart"/>
      <w:r>
        <w:rPr>
          <w:rFonts w:hint="eastAsia"/>
        </w:rPr>
        <w:t>w</w:t>
      </w:r>
      <w:r w:rsidR="0001226B">
        <w:rPr>
          <w:rFonts w:hint="eastAsia"/>
        </w:rPr>
        <w:t>here</w:t>
      </w:r>
      <w:proofErr w:type="gramEnd"/>
      <w:r w:rsidR="000A2F08">
        <w:rPr>
          <w:rFonts w:hint="eastAsia"/>
        </w:rPr>
        <w:t xml:space="preserve"> </w:t>
      </w:r>
      <w:r w:rsidRPr="00DF6DC5">
        <w:rPr>
          <w:i/>
        </w:rPr>
        <w:t>k</w:t>
      </w:r>
      <w:r w:rsidR="002E661B">
        <w:t xml:space="preserve"> is the n</w:t>
      </w:r>
      <w:r w:rsidR="00BC606E">
        <w:t xml:space="preserve">umber of independent </w:t>
      </w:r>
      <w:proofErr w:type="spellStart"/>
      <w:r w:rsidR="00BC606E">
        <w:t>regressors</w:t>
      </w:r>
      <w:proofErr w:type="spellEnd"/>
      <w:r w:rsidR="000A2F08">
        <w:rPr>
          <w:rFonts w:hint="eastAsia"/>
        </w:rPr>
        <w:t>.</w:t>
      </w:r>
      <w:r w:rsidR="004B7B46">
        <w:rPr>
          <w:rFonts w:hint="eastAsia"/>
        </w:rPr>
        <w:t xml:space="preserve"> </w:t>
      </w:r>
      <w:proofErr w:type="gramStart"/>
      <w:r w:rsidR="004B7B46" w:rsidRPr="00DF6DC5">
        <w:rPr>
          <w:rFonts w:hint="eastAsia"/>
          <w:i/>
        </w:rPr>
        <w:t>adjR</w:t>
      </w:r>
      <w:r w:rsidR="004B7B46" w:rsidRPr="00DF6DC5">
        <w:rPr>
          <w:rFonts w:hint="eastAsia"/>
          <w:vertAlign w:val="superscript"/>
        </w:rPr>
        <w:t>2</w:t>
      </w:r>
      <w:proofErr w:type="gramEnd"/>
      <w:r w:rsidR="004B7B46">
        <w:rPr>
          <w:rFonts w:hint="eastAsia"/>
        </w:rPr>
        <w:t xml:space="preserve"> ranges from 0 to 1, </w:t>
      </w:r>
      <w:r>
        <w:t xml:space="preserve">with values </w:t>
      </w:r>
      <w:r w:rsidR="004B7B46">
        <w:t xml:space="preserve">closer to 1 </w:t>
      </w:r>
      <w:r>
        <w:t xml:space="preserve">indicating better </w:t>
      </w:r>
      <w:r w:rsidR="004B7B46">
        <w:t>model performance.</w:t>
      </w:r>
    </w:p>
    <w:p w14:paraId="07BAF623" w14:textId="2C62CEFA" w:rsidR="00335940" w:rsidRPr="00B5314C" w:rsidRDefault="008A466A" w:rsidP="00F81A25">
      <w:pPr>
        <w:tabs>
          <w:tab w:val="left" w:pos="8640"/>
        </w:tabs>
        <w:ind w:firstLine="360"/>
      </w:pPr>
      <w:r w:rsidRPr="008A466A">
        <w:rPr>
          <w:position w:val="-24"/>
        </w:rPr>
        <w:object w:dxaOrig="1460" w:dyaOrig="680" w14:anchorId="37BB4E46">
          <v:shape id="_x0000_i1027" type="#_x0000_t75" style="width:72.75pt;height:33.75pt" o:ole="">
            <v:imagedata r:id="rId17" o:title=""/>
          </v:shape>
          <o:OLEObject Type="Embed" ProgID="Equation.DSMT4" ShapeID="_x0000_i1027" DrawAspect="Content" ObjectID="_1616152710" r:id="rId18"/>
        </w:object>
      </w:r>
      <w:r>
        <w:t xml:space="preserve"> </w:t>
      </w:r>
      <w:r w:rsidR="00335940" w:rsidRPr="00B5314C">
        <w:rPr>
          <w:rFonts w:hint="eastAsia"/>
        </w:rPr>
        <w:t xml:space="preserve">       </w:t>
      </w:r>
      <w:r w:rsidR="00785FF3">
        <w:tab/>
      </w:r>
      <w:r w:rsidR="00335940" w:rsidRPr="00B5314C">
        <w:rPr>
          <w:rFonts w:hint="eastAsia"/>
        </w:rPr>
        <w:t>(</w:t>
      </w:r>
      <w:r w:rsidR="00014710">
        <w:rPr>
          <w:rFonts w:hint="eastAsia"/>
        </w:rPr>
        <w:t>3</w:t>
      </w:r>
      <w:r w:rsidR="00335940" w:rsidRPr="00B5314C">
        <w:rPr>
          <w:rFonts w:hint="eastAsia"/>
        </w:rPr>
        <w:t>)</w:t>
      </w:r>
      <w:r w:rsidR="00F81A25">
        <w:t>.</w:t>
      </w:r>
    </w:p>
    <w:p w14:paraId="2C7E88B1" w14:textId="77777777" w:rsidR="00F81A25" w:rsidRDefault="00785FF3" w:rsidP="00785FF3">
      <w:pPr>
        <w:tabs>
          <w:tab w:val="left" w:pos="720"/>
          <w:tab w:val="left" w:pos="8640"/>
        </w:tabs>
      </w:pPr>
      <w:r>
        <w:lastRenderedPageBreak/>
        <w:tab/>
      </w:r>
      <w:r w:rsidR="00F81A25">
        <w:rPr>
          <w:rFonts w:hint="eastAsia"/>
        </w:rPr>
        <w:t>M</w:t>
      </w:r>
      <w:r w:rsidR="00F81A25" w:rsidRPr="00480EF8">
        <w:t>ean error (</w:t>
      </w:r>
      <w:r w:rsidR="00F81A25" w:rsidRPr="00480EF8">
        <w:rPr>
          <w:i/>
        </w:rPr>
        <w:t>E</w:t>
      </w:r>
      <w:r w:rsidR="00F81A25">
        <w:t>)</w:t>
      </w:r>
      <w:r w:rsidR="00F81A25" w:rsidRPr="00480EF8">
        <w:rPr>
          <w:rFonts w:hint="eastAsia"/>
        </w:rPr>
        <w:t xml:space="preserve"> close to zero </w:t>
      </w:r>
      <w:r w:rsidR="00F81A25">
        <w:t>indicates</w:t>
      </w:r>
      <w:r w:rsidR="00F81A25" w:rsidRPr="00480EF8">
        <w:rPr>
          <w:rFonts w:hint="eastAsia"/>
        </w:rPr>
        <w:t xml:space="preserve"> good simulation</w:t>
      </w:r>
      <w:r w:rsidR="00F81A25">
        <w:t xml:space="preserve"> results</w:t>
      </w:r>
      <w:r w:rsidR="00F81A25" w:rsidRPr="00480EF8">
        <w:rPr>
          <w:rFonts w:hint="eastAsia"/>
        </w:rPr>
        <w:t>,</w:t>
      </w:r>
      <w:r w:rsidR="00F81A25" w:rsidRPr="00480EF8">
        <w:t xml:space="preserve"> E &gt; 0</w:t>
      </w:r>
      <w:r w:rsidR="00F81A25">
        <w:t xml:space="preserve"> indicates that the</w:t>
      </w:r>
      <w:r w:rsidR="00F81A25" w:rsidRPr="00480EF8">
        <w:t xml:space="preserve"> </w:t>
      </w:r>
      <w:r w:rsidR="00F81A25">
        <w:t>predict</w:t>
      </w:r>
      <w:r w:rsidR="00F81A25" w:rsidRPr="00480EF8">
        <w:t xml:space="preserve">ed values </w:t>
      </w:r>
      <w:r w:rsidR="00F81A25">
        <w:t xml:space="preserve">were </w:t>
      </w:r>
      <w:r w:rsidR="00F81A25" w:rsidRPr="00480EF8">
        <w:t>overestimate</w:t>
      </w:r>
      <w:r w:rsidR="00F81A25">
        <w:t>d</w:t>
      </w:r>
      <w:r w:rsidR="00F81A25" w:rsidRPr="00480EF8">
        <w:t xml:space="preserve"> </w:t>
      </w:r>
      <w:r w:rsidR="00F81A25">
        <w:t xml:space="preserve">relative to measured </w:t>
      </w:r>
      <w:r w:rsidR="00F81A25" w:rsidRPr="00480EF8">
        <w:t>data</w:t>
      </w:r>
      <w:r w:rsidR="00F81A25" w:rsidRPr="00480EF8">
        <w:rPr>
          <w:rFonts w:hint="eastAsia"/>
        </w:rPr>
        <w:t>,</w:t>
      </w:r>
      <w:r w:rsidR="00F81A25" w:rsidRPr="00480EF8">
        <w:t xml:space="preserve"> </w:t>
      </w:r>
      <w:r w:rsidR="00F81A25">
        <w:t xml:space="preserve">and </w:t>
      </w:r>
      <w:r w:rsidR="00F81A25" w:rsidRPr="00480EF8">
        <w:t>E &lt; 0</w:t>
      </w:r>
      <w:r w:rsidR="00F81A25">
        <w:t xml:space="preserve"> indicates that predic</w:t>
      </w:r>
      <w:r w:rsidR="00F81A25" w:rsidRPr="00480EF8">
        <w:t>ted values underestimate the observed data</w:t>
      </w:r>
      <w:r w:rsidR="00F81A25">
        <w:rPr>
          <w:rFonts w:hint="eastAsia"/>
        </w:rPr>
        <w:t xml:space="preserve">. </w:t>
      </w:r>
    </w:p>
    <w:p w14:paraId="52027171" w14:textId="62AA39FE" w:rsidR="00335940" w:rsidRDefault="006A1F30" w:rsidP="00F81A25">
      <w:pPr>
        <w:tabs>
          <w:tab w:val="left" w:pos="8640"/>
        </w:tabs>
        <w:ind w:firstLine="360"/>
      </w:pPr>
      <w:r w:rsidRPr="006A1F30">
        <w:rPr>
          <w:position w:val="-48"/>
        </w:rPr>
        <w:object w:dxaOrig="2659" w:dyaOrig="960" w14:anchorId="4A854C70">
          <v:shape id="_x0000_i1028" type="#_x0000_t75" style="width:132.75pt;height:48pt" o:ole="">
            <v:imagedata r:id="rId19" o:title=""/>
          </v:shape>
          <o:OLEObject Type="Embed" ProgID="Equation.DSMT4" ShapeID="_x0000_i1028" DrawAspect="Content" ObjectID="_1616152711" r:id="rId20"/>
        </w:object>
      </w:r>
      <w:r w:rsidR="00CF3C2C">
        <w:t xml:space="preserve"> </w:t>
      </w:r>
      <w:r w:rsidR="00335940" w:rsidRPr="00B5314C">
        <w:rPr>
          <w:rFonts w:hint="eastAsia"/>
        </w:rPr>
        <w:t xml:space="preserve">          </w:t>
      </w:r>
      <w:r w:rsidR="00785FF3">
        <w:tab/>
      </w:r>
      <w:r w:rsidR="00335940" w:rsidRPr="00B5314C">
        <w:rPr>
          <w:rFonts w:hint="eastAsia"/>
        </w:rPr>
        <w:t>(</w:t>
      </w:r>
      <w:r w:rsidR="00014710">
        <w:rPr>
          <w:rFonts w:hint="eastAsia"/>
        </w:rPr>
        <w:t>4</w:t>
      </w:r>
      <w:r w:rsidR="00335940" w:rsidRPr="00B5314C">
        <w:rPr>
          <w:rFonts w:hint="eastAsia"/>
        </w:rPr>
        <w:t>)</w:t>
      </w:r>
    </w:p>
    <w:p w14:paraId="7DDB392C" w14:textId="029476EC" w:rsidR="00F81A25" w:rsidRDefault="00161EE2" w:rsidP="00F81A25">
      <w:pPr>
        <w:tabs>
          <w:tab w:val="left" w:pos="720"/>
          <w:tab w:val="left" w:pos="8640"/>
        </w:tabs>
        <w:ind w:firstLine="360"/>
      </w:pPr>
      <w:proofErr w:type="gramStart"/>
      <w:r>
        <w:t>w</w:t>
      </w:r>
      <w:r w:rsidR="00335940" w:rsidRPr="00B5314C">
        <w:rPr>
          <w:rFonts w:hint="eastAsia"/>
        </w:rPr>
        <w:t>here</w:t>
      </w:r>
      <w:proofErr w:type="gramEnd"/>
      <w:r w:rsidR="00335940" w:rsidRPr="00B5314C">
        <w:rPr>
          <w:rFonts w:hint="eastAsia"/>
        </w:rPr>
        <w:t xml:space="preserve"> </w:t>
      </w:r>
      <w:r w:rsidR="00F81A25" w:rsidRPr="00F81A25">
        <w:rPr>
          <w:position w:val="-6"/>
        </w:rPr>
        <w:object w:dxaOrig="200" w:dyaOrig="340" w14:anchorId="31CD947F">
          <v:shape id="_x0000_i1029" type="#_x0000_t75" style="width:9.75pt;height:17.25pt" o:ole="">
            <v:imagedata r:id="rId21" o:title=""/>
          </v:shape>
          <o:OLEObject Type="Embed" ProgID="Equation.DSMT4" ShapeID="_x0000_i1029" DrawAspect="Content" ObjectID="_1616152712" r:id="rId22"/>
        </w:object>
      </w:r>
      <w:r w:rsidR="00F81A25">
        <w:t xml:space="preserve"> </w:t>
      </w:r>
      <w:r w:rsidR="00335940" w:rsidRPr="00B5314C">
        <w:t>represent</w:t>
      </w:r>
      <w:r w:rsidR="00335940" w:rsidRPr="00B5314C">
        <w:rPr>
          <w:rFonts w:hint="eastAsia"/>
        </w:rPr>
        <w:t xml:space="preserve">s the average of all measured </w:t>
      </w:r>
      <w:proofErr w:type="spellStart"/>
      <w:r w:rsidR="001A256C">
        <w:t>K</w:t>
      </w:r>
      <w:r w:rsidR="001A256C" w:rsidRPr="00641811">
        <w:rPr>
          <w:vertAlign w:val="subscript"/>
        </w:rPr>
        <w:t>fs</w:t>
      </w:r>
      <w:proofErr w:type="spellEnd"/>
      <w:r>
        <w:rPr>
          <w:rFonts w:hint="eastAsia"/>
        </w:rPr>
        <w:t xml:space="preserve"> values</w:t>
      </w:r>
      <w:r w:rsidR="00A23383">
        <w:t xml:space="preserve">. </w:t>
      </w:r>
      <w:r w:rsidR="00957684">
        <w:rPr>
          <w:rFonts w:hint="eastAsia"/>
        </w:rPr>
        <w:t>Index of ag</w:t>
      </w:r>
      <w:r w:rsidR="00957684" w:rsidRPr="00480EF8">
        <w:rPr>
          <w:rFonts w:hint="eastAsia"/>
        </w:rPr>
        <w:t>r</w:t>
      </w:r>
      <w:r w:rsidR="00957684">
        <w:t>e</w:t>
      </w:r>
      <w:r w:rsidR="00957684" w:rsidRPr="00480EF8">
        <w:rPr>
          <w:rFonts w:hint="eastAsia"/>
        </w:rPr>
        <w:t>ement (</w:t>
      </w:r>
      <w:r w:rsidR="00957684" w:rsidRPr="00F81A25">
        <w:rPr>
          <w:i/>
        </w:rPr>
        <w:t>d</w:t>
      </w:r>
      <w:r w:rsidR="00957684" w:rsidRPr="00480EF8">
        <w:rPr>
          <w:rFonts w:hint="eastAsia"/>
        </w:rPr>
        <w:t>)</w:t>
      </w:r>
      <w:r w:rsidR="00957684" w:rsidRPr="00480EF8">
        <w:t xml:space="preserve"> ≥ 0.9</w:t>
      </w:r>
      <w:r w:rsidR="00F81A25">
        <w:t xml:space="preserve"> shows</w:t>
      </w:r>
      <w:r w:rsidR="00957684" w:rsidRPr="00480EF8">
        <w:t xml:space="preserve"> excellent agreement between measured and predicted values</w:t>
      </w:r>
      <w:r w:rsidR="00957684" w:rsidRPr="00480EF8">
        <w:rPr>
          <w:rFonts w:hint="eastAsia"/>
        </w:rPr>
        <w:t>,</w:t>
      </w:r>
      <w:r w:rsidR="00957684" w:rsidRPr="00480EF8">
        <w:t xml:space="preserve"> 0.8</w:t>
      </w:r>
      <w:r w:rsidR="00957684" w:rsidRPr="00480EF8">
        <w:rPr>
          <w:rFonts w:hint="eastAsia"/>
        </w:rPr>
        <w:t>0</w:t>
      </w:r>
      <w:r w:rsidR="00957684" w:rsidRPr="00480EF8">
        <w:t xml:space="preserve"> ≤ </w:t>
      </w:r>
      <w:r w:rsidR="00957684" w:rsidRPr="00F81A25">
        <w:rPr>
          <w:i/>
        </w:rPr>
        <w:t>d</w:t>
      </w:r>
      <w:r w:rsidR="00957684" w:rsidRPr="00480EF8">
        <w:t xml:space="preserve"> &lt; 0.</w:t>
      </w:r>
      <w:r w:rsidR="00957684" w:rsidRPr="00480EF8">
        <w:rPr>
          <w:rFonts w:hint="eastAsia"/>
        </w:rPr>
        <w:t>90</w:t>
      </w:r>
      <w:r w:rsidR="00957684" w:rsidRPr="00480EF8">
        <w:t xml:space="preserve"> </w:t>
      </w:r>
      <w:r w:rsidR="00F81A25">
        <w:t xml:space="preserve">shows </w:t>
      </w:r>
      <w:r w:rsidR="00957684" w:rsidRPr="00480EF8">
        <w:t>good agreement between measured and predicted values</w:t>
      </w:r>
      <w:r w:rsidR="00957684" w:rsidRPr="00480EF8">
        <w:rPr>
          <w:rFonts w:hint="eastAsia"/>
        </w:rPr>
        <w:t>,</w:t>
      </w:r>
      <w:r w:rsidR="00957684" w:rsidRPr="00480EF8">
        <w:t xml:space="preserve"> 0.7</w:t>
      </w:r>
      <w:r w:rsidR="00957684" w:rsidRPr="00480EF8">
        <w:rPr>
          <w:rFonts w:hint="eastAsia"/>
        </w:rPr>
        <w:t>0</w:t>
      </w:r>
      <w:r w:rsidR="00957684" w:rsidRPr="00480EF8">
        <w:t xml:space="preserve"> ≤ </w:t>
      </w:r>
      <w:r w:rsidR="00957684" w:rsidRPr="00F81A25">
        <w:rPr>
          <w:i/>
        </w:rPr>
        <w:t>d</w:t>
      </w:r>
      <w:r w:rsidR="00957684" w:rsidRPr="00480EF8">
        <w:t xml:space="preserve"> &lt; 0.8</w:t>
      </w:r>
      <w:r w:rsidR="00957684" w:rsidRPr="00480EF8">
        <w:rPr>
          <w:rFonts w:hint="eastAsia"/>
        </w:rPr>
        <w:t>0</w:t>
      </w:r>
      <w:r w:rsidR="00F81A25">
        <w:t xml:space="preserve"> shows</w:t>
      </w:r>
      <w:r w:rsidR="00957684" w:rsidRPr="00480EF8">
        <w:t xml:space="preserve"> moderate agreement between measured and predicted values</w:t>
      </w:r>
      <w:r w:rsidR="00957684" w:rsidRPr="00480EF8">
        <w:rPr>
          <w:rFonts w:hint="eastAsia"/>
        </w:rPr>
        <w:t>,</w:t>
      </w:r>
      <w:r w:rsidR="00F81A25">
        <w:t xml:space="preserve"> and</w:t>
      </w:r>
      <w:r w:rsidR="00957684" w:rsidRPr="00480EF8">
        <w:rPr>
          <w:rFonts w:hint="eastAsia"/>
        </w:rPr>
        <w:t xml:space="preserve"> </w:t>
      </w:r>
      <w:r w:rsidR="00957684" w:rsidRPr="00F81A25">
        <w:rPr>
          <w:i/>
        </w:rPr>
        <w:t>d</w:t>
      </w:r>
      <w:r w:rsidR="00957684" w:rsidRPr="00480EF8">
        <w:t xml:space="preserve"> &lt; 0.</w:t>
      </w:r>
      <w:r w:rsidR="00957684" w:rsidRPr="00480EF8">
        <w:rPr>
          <w:rFonts w:hint="eastAsia"/>
        </w:rPr>
        <w:t>70</w:t>
      </w:r>
      <w:r w:rsidR="00F81A25">
        <w:t xml:space="preserve"> shows</w:t>
      </w:r>
      <w:r w:rsidR="00957684" w:rsidRPr="00480EF8">
        <w:t xml:space="preserve"> poor agreement between measured and predicted values.</w:t>
      </w:r>
      <w:r w:rsidR="00957684">
        <w:rPr>
          <w:rFonts w:hint="eastAsia"/>
        </w:rPr>
        <w:t xml:space="preserve"> </w:t>
      </w:r>
    </w:p>
    <w:p w14:paraId="6697EE8E" w14:textId="1894A354" w:rsidR="00F81A25" w:rsidRDefault="00F81A25" w:rsidP="00F81A25">
      <w:pPr>
        <w:tabs>
          <w:tab w:val="left" w:pos="8640"/>
        </w:tabs>
        <w:ind w:left="360"/>
      </w:pPr>
      <w:r w:rsidRPr="00F81A25">
        <w:rPr>
          <w:position w:val="-26"/>
        </w:rPr>
        <w:object w:dxaOrig="2220" w:dyaOrig="800" w14:anchorId="6E7F81B9">
          <v:shape id="_x0000_i1030" type="#_x0000_t75" style="width:111pt;height:39.75pt" o:ole="">
            <v:imagedata r:id="rId23" o:title=""/>
          </v:shape>
          <o:OLEObject Type="Embed" ProgID="Equation.DSMT4" ShapeID="_x0000_i1030" DrawAspect="Content" ObjectID="_1616152713" r:id="rId24"/>
        </w:object>
      </w:r>
      <w:r>
        <w:t xml:space="preserve"> </w:t>
      </w:r>
      <w:r>
        <w:tab/>
        <w:t>(5).</w:t>
      </w:r>
    </w:p>
    <w:p w14:paraId="36BAEDFB" w14:textId="605F88BD" w:rsidR="00335940" w:rsidRDefault="00F81A25" w:rsidP="00F81A25">
      <w:pPr>
        <w:tabs>
          <w:tab w:val="left" w:pos="720"/>
          <w:tab w:val="left" w:pos="8640"/>
        </w:tabs>
      </w:pPr>
      <w:r>
        <w:t>S</w:t>
      </w:r>
      <w:r w:rsidR="00957684">
        <w:rPr>
          <w:rFonts w:hint="eastAsia"/>
        </w:rPr>
        <w:t>maller RMSE value</w:t>
      </w:r>
      <w:r>
        <w:t>s</w:t>
      </w:r>
      <w:r w:rsidR="00957684">
        <w:rPr>
          <w:rFonts w:hint="eastAsia"/>
        </w:rPr>
        <w:t xml:space="preserve"> </w:t>
      </w:r>
      <w:r>
        <w:t>indicate better model</w:t>
      </w:r>
      <w:r w:rsidR="00957684">
        <w:rPr>
          <w:rFonts w:hint="eastAsia"/>
        </w:rPr>
        <w:t xml:space="preserve"> performance.</w:t>
      </w:r>
    </w:p>
    <w:p w14:paraId="01AA7A95" w14:textId="77777777" w:rsidR="00F306DE" w:rsidRDefault="00F306DE" w:rsidP="00A4683D">
      <w:pPr>
        <w:ind w:firstLine="357"/>
      </w:pPr>
      <w:r>
        <w:t xml:space="preserve">We also fit simple linear regression (SLR) models between the predicted and measured </w:t>
      </w:r>
      <w:proofErr w:type="spellStart"/>
      <w:r>
        <w:t>K</w:t>
      </w:r>
      <w:r w:rsidRPr="004E6769">
        <w:rPr>
          <w:vertAlign w:val="subscript"/>
        </w:rPr>
        <w:t>fs</w:t>
      </w:r>
      <w:proofErr w:type="spellEnd"/>
      <w:r>
        <w:t xml:space="preserve"> values; the slope and intercept of the SLRs were used to evaluate the ability of each model to provide predictions of the appropriate magnitude compared to observations. </w:t>
      </w:r>
    </w:p>
    <w:p w14:paraId="1BAD4F22" w14:textId="0B781A9D" w:rsidR="00F306DE" w:rsidRPr="0032031E" w:rsidRDefault="00F306DE" w:rsidP="00F306DE">
      <w:pPr>
        <w:ind w:firstLine="357"/>
      </w:pPr>
      <w:r>
        <w:t xml:space="preserve">Finally, analysis of variation with </w:t>
      </w:r>
      <w:bookmarkStart w:id="41" w:name="OLE_LINK10"/>
      <w:bookmarkStart w:id="42" w:name="OLE_LINK11"/>
      <w:r>
        <w:t xml:space="preserve">Tukey’s </w:t>
      </w:r>
      <w:bookmarkEnd w:id="41"/>
      <w:bookmarkEnd w:id="42"/>
      <w:r w:rsidR="00522855">
        <w:rPr>
          <w:rFonts w:hint="eastAsia"/>
        </w:rPr>
        <w:t>H</w:t>
      </w:r>
      <w:r w:rsidR="00522855" w:rsidRPr="00522855">
        <w:t xml:space="preserve">onestly </w:t>
      </w:r>
      <w:r w:rsidR="00522855">
        <w:rPr>
          <w:rFonts w:hint="eastAsia"/>
        </w:rPr>
        <w:t>S</w:t>
      </w:r>
      <w:r w:rsidR="00522855" w:rsidRPr="00522855">
        <w:t xml:space="preserve">ignificant </w:t>
      </w:r>
      <w:r w:rsidR="00522855">
        <w:rPr>
          <w:rFonts w:hint="eastAsia"/>
        </w:rPr>
        <w:t>D</w:t>
      </w:r>
      <w:r w:rsidR="00522855" w:rsidRPr="00522855">
        <w:t xml:space="preserve">ifference </w:t>
      </w:r>
      <w:r>
        <w:t xml:space="preserve">(ANOVA with Tukey’s HSD) were used to assess if the </w:t>
      </w:r>
      <w:proofErr w:type="spellStart"/>
      <w:r w:rsidR="00383347">
        <w:t>K</w:t>
      </w:r>
      <w:r w:rsidR="00383347" w:rsidRPr="00641811">
        <w:rPr>
          <w:vertAlign w:val="subscript"/>
        </w:rPr>
        <w:t>fs</w:t>
      </w:r>
      <w:proofErr w:type="spellEnd"/>
      <w:r>
        <w:t xml:space="preserve"> </w:t>
      </w:r>
      <w:r w:rsidR="00383347">
        <w:rPr>
          <w:rFonts w:hint="eastAsia"/>
        </w:rPr>
        <w:t xml:space="preserve">predicted by </w:t>
      </w:r>
      <w:r w:rsidR="00236B4A">
        <w:rPr>
          <w:rFonts w:hint="eastAsia"/>
        </w:rPr>
        <w:t>ROSETTA</w:t>
      </w:r>
      <w:r w:rsidR="00383347">
        <w:rPr>
          <w:rFonts w:hint="eastAsia"/>
        </w:rPr>
        <w:t>, ANN, RF1, and RF2 model are significantly differ from</w:t>
      </w:r>
      <w:r w:rsidR="00383347" w:rsidRPr="00383347">
        <w:rPr>
          <w:rFonts w:hint="eastAsia"/>
        </w:rPr>
        <w:t xml:space="preserve"> </w:t>
      </w:r>
      <w:r w:rsidR="00383347" w:rsidRPr="00B5314C">
        <w:rPr>
          <w:rFonts w:hint="eastAsia"/>
        </w:rPr>
        <w:t xml:space="preserve">measured </w:t>
      </w:r>
      <w:proofErr w:type="spellStart"/>
      <w:r w:rsidR="00383347">
        <w:t>K</w:t>
      </w:r>
      <w:r w:rsidR="00383347" w:rsidRPr="00641811">
        <w:rPr>
          <w:vertAlign w:val="subscript"/>
        </w:rPr>
        <w:t>fs</w:t>
      </w:r>
      <w:proofErr w:type="spellEnd"/>
      <w:r w:rsidR="00383347">
        <w:rPr>
          <w:rFonts w:hint="eastAsia"/>
        </w:rPr>
        <w:t xml:space="preserve">. </w:t>
      </w:r>
      <w:r>
        <w:rPr>
          <w:rFonts w:hint="eastAsia"/>
        </w:rPr>
        <w:t>All d</w:t>
      </w:r>
      <w:r w:rsidRPr="0032031E">
        <w:rPr>
          <w:rFonts w:hint="eastAsia"/>
        </w:rPr>
        <w:t xml:space="preserve">ata analysis </w:t>
      </w:r>
      <w:r>
        <w:rPr>
          <w:rFonts w:hint="eastAsia"/>
        </w:rPr>
        <w:t>were</w:t>
      </w:r>
      <w:r w:rsidRPr="0032031E">
        <w:rPr>
          <w:rFonts w:hint="eastAsia"/>
        </w:rPr>
        <w:t xml:space="preserve"> carried out using R software </w:t>
      </w:r>
      <w:r w:rsidRPr="0032031E">
        <w:fldChar w:fldCharType="begin" w:fldLock="1"/>
      </w:r>
      <w:r w:rsidRPr="0032031E">
        <w:instrText>ADDIN CSL_CITATION {"citationItems":[{"id":"ITEM-1","itemData":{"author":[{"dropping-particle":"","family":"R","given":"Core Team.","non-dropping-particle":"","parse-names":false,"suffix":""}],"id":"ITEM-1","issued":{"date-parts":[["2014"]]},"title":"R: A language and environment for statistical computing. R Foundation for Statistical Computing, Vienna, Austria. 2013","type":"book"},"uris":["http://www.mendeley.com/documents/?uuid=4d9c119f-5941-47f7-a935-c743c9d94092"]}],"mendeley":{"formattedCitation":"(R, 2014)","manualFormatting":"(Version 3.4.3, R Core Team, 2014)","plainTextFormattedCitation":"(R, 2014)","previouslyFormattedCitation":"(R, 2014)"},"properties":{"noteIndex":0},"schema":"https://github.com/citation-style-language/schema/raw/master/csl-citation.json"}</w:instrText>
      </w:r>
      <w:r w:rsidRPr="0032031E">
        <w:fldChar w:fldCharType="separate"/>
      </w:r>
      <w:r w:rsidRPr="0032031E">
        <w:rPr>
          <w:noProof/>
        </w:rPr>
        <w:t>(</w:t>
      </w:r>
      <w:r w:rsidRPr="0032031E">
        <w:rPr>
          <w:rFonts w:hint="eastAsia"/>
          <w:noProof/>
        </w:rPr>
        <w:t xml:space="preserve">Version 3.4.3, </w:t>
      </w:r>
      <w:r w:rsidRPr="0032031E">
        <w:rPr>
          <w:noProof/>
        </w:rPr>
        <w:t>R</w:t>
      </w:r>
      <w:r w:rsidRPr="0032031E">
        <w:rPr>
          <w:rFonts w:hint="eastAsia"/>
          <w:noProof/>
        </w:rPr>
        <w:t xml:space="preserve"> Core Team</w:t>
      </w:r>
      <w:r w:rsidRPr="0032031E">
        <w:rPr>
          <w:noProof/>
        </w:rPr>
        <w:t>, 2014)</w:t>
      </w:r>
      <w:r w:rsidRPr="0032031E">
        <w:fldChar w:fldCharType="end"/>
      </w:r>
      <w:r>
        <w:rPr>
          <w:rFonts w:hint="eastAsia"/>
        </w:rPr>
        <w:t xml:space="preserve">. </w:t>
      </w:r>
    </w:p>
    <w:p w14:paraId="6151ABF9" w14:textId="77777777" w:rsidR="006C7497" w:rsidRPr="0032031E" w:rsidRDefault="006C7497" w:rsidP="006C7497">
      <w:pPr>
        <w:pStyle w:val="1"/>
      </w:pPr>
      <w:r w:rsidRPr="0032031E">
        <w:rPr>
          <w:rFonts w:hint="eastAsia"/>
        </w:rPr>
        <w:t>3. Results</w:t>
      </w:r>
    </w:p>
    <w:p w14:paraId="153F59C9" w14:textId="6405EC02" w:rsidR="006C7497" w:rsidRPr="0032031E" w:rsidRDefault="006C7497" w:rsidP="006C7497">
      <w:pPr>
        <w:spacing w:before="120" w:after="120"/>
        <w:rPr>
          <w:b/>
        </w:rPr>
      </w:pPr>
      <w:r w:rsidRPr="0032031E">
        <w:rPr>
          <w:rFonts w:hint="eastAsia"/>
          <w:b/>
        </w:rPr>
        <w:t>3.</w:t>
      </w:r>
      <w:r>
        <w:rPr>
          <w:rFonts w:hint="eastAsia"/>
          <w:b/>
        </w:rPr>
        <w:t>1</w:t>
      </w:r>
      <w:r w:rsidRPr="0032031E">
        <w:rPr>
          <w:rFonts w:hint="eastAsia"/>
          <w:b/>
        </w:rPr>
        <w:t xml:space="preserve"> </w:t>
      </w:r>
      <w:r w:rsidR="00BA292F">
        <w:rPr>
          <w:b/>
        </w:rPr>
        <w:t>Training and test</w:t>
      </w:r>
      <w:r w:rsidR="00423E4B">
        <w:rPr>
          <w:b/>
        </w:rPr>
        <w:t>ing</w:t>
      </w:r>
      <w:r w:rsidR="00BA292F">
        <w:rPr>
          <w:b/>
        </w:rPr>
        <w:t xml:space="preserve"> data</w:t>
      </w:r>
    </w:p>
    <w:p w14:paraId="28D7F2E8" w14:textId="64B8CCFA" w:rsidR="00131084" w:rsidRDefault="006C7497" w:rsidP="00F81A25">
      <w:pPr>
        <w:spacing w:before="120" w:after="120"/>
        <w:ind w:firstLine="360"/>
        <w:rPr>
          <w:bCs/>
        </w:rPr>
      </w:pPr>
      <w:r w:rsidRPr="005A1B3A">
        <w:rPr>
          <w:rFonts w:hint="eastAsia"/>
        </w:rPr>
        <w:lastRenderedPageBreak/>
        <w:t xml:space="preserve">The </w:t>
      </w:r>
      <w:del w:id="43" w:author="Windows User" w:date="2019-03-30T15:31:00Z">
        <w:r w:rsidR="00C7708A" w:rsidDel="00C7416F">
          <w:delText xml:space="preserve">artificial neural network </w:delText>
        </w:r>
      </w:del>
      <w:ins w:id="44" w:author="Windows User" w:date="2019-03-30T15:31:00Z">
        <w:r w:rsidR="00C7416F">
          <w:t xml:space="preserve">Artificial Neural Network </w:t>
        </w:r>
      </w:ins>
      <w:r w:rsidR="00C7708A">
        <w:t>(</w:t>
      </w:r>
      <w:r w:rsidRPr="005A1B3A">
        <w:rPr>
          <w:rFonts w:hint="eastAsia"/>
          <w:bCs/>
        </w:rPr>
        <w:t>ANN</w:t>
      </w:r>
      <w:r w:rsidR="00C7708A">
        <w:rPr>
          <w:bCs/>
        </w:rPr>
        <w:t>)</w:t>
      </w:r>
      <w:r w:rsidRPr="005A1B3A">
        <w:rPr>
          <w:rFonts w:hint="eastAsia"/>
          <w:bCs/>
        </w:rPr>
        <w:t xml:space="preserve"> model </w:t>
      </w:r>
      <w:r w:rsidR="00161159">
        <w:rPr>
          <w:bCs/>
        </w:rPr>
        <w:t xml:space="preserve">results </w:t>
      </w:r>
      <w:r w:rsidRPr="005A1B3A">
        <w:rPr>
          <w:rFonts w:hint="eastAsia"/>
          <w:bCs/>
        </w:rPr>
        <w:t xml:space="preserve">indicated that the model can explain approximately </w:t>
      </w:r>
      <w:r w:rsidR="000143AD">
        <w:rPr>
          <w:rFonts w:hint="eastAsia"/>
          <w:bCs/>
        </w:rPr>
        <w:t>30</w:t>
      </w:r>
      <w:r w:rsidRPr="005A1B3A">
        <w:rPr>
          <w:rFonts w:hint="eastAsia"/>
          <w:bCs/>
        </w:rPr>
        <w:t xml:space="preserve">% of </w:t>
      </w:r>
      <w:proofErr w:type="spellStart"/>
      <w:r w:rsidRPr="005A1B3A">
        <w:rPr>
          <w:rFonts w:hint="eastAsia"/>
          <w:bCs/>
        </w:rPr>
        <w:t>K</w:t>
      </w:r>
      <w:r w:rsidR="00161159" w:rsidRPr="00161159">
        <w:rPr>
          <w:bCs/>
          <w:vertAlign w:val="subscript"/>
        </w:rPr>
        <w:t>fs</w:t>
      </w:r>
      <w:proofErr w:type="spellEnd"/>
      <w:r w:rsidRPr="005A1B3A">
        <w:rPr>
          <w:rFonts w:hint="eastAsia"/>
          <w:bCs/>
        </w:rPr>
        <w:t xml:space="preserve"> variability</w:t>
      </w:r>
      <w:r w:rsidRPr="005A1B3A">
        <w:rPr>
          <w:rFonts w:hint="eastAsia"/>
        </w:rPr>
        <w:t xml:space="preserve"> </w:t>
      </w:r>
      <w:r w:rsidR="00E44846">
        <w:rPr>
          <w:rFonts w:hint="eastAsia"/>
          <w:bCs/>
        </w:rPr>
        <w:t>(</w:t>
      </w:r>
      <w:r w:rsidRPr="00F81A25">
        <w:rPr>
          <w:rFonts w:hint="eastAsia"/>
          <w:bCs/>
          <w:i/>
        </w:rPr>
        <w:t>adjR</w:t>
      </w:r>
      <w:r w:rsidRPr="005A1B3A">
        <w:rPr>
          <w:rFonts w:hint="eastAsia"/>
          <w:bCs/>
          <w:vertAlign w:val="superscript"/>
        </w:rPr>
        <w:t>2</w:t>
      </w:r>
      <w:r w:rsidRPr="005A1B3A">
        <w:rPr>
          <w:rFonts w:hint="eastAsia"/>
          <w:bCs/>
        </w:rPr>
        <w:t xml:space="preserve"> = </w:t>
      </w:r>
      <w:r w:rsidR="008F4150">
        <w:rPr>
          <w:rFonts w:hint="eastAsia"/>
          <w:bCs/>
        </w:rPr>
        <w:t>0.28</w:t>
      </w:r>
      <w:r w:rsidRPr="005A1B3A">
        <w:rPr>
          <w:rFonts w:hint="eastAsia"/>
          <w:bCs/>
        </w:rPr>
        <w:t xml:space="preserve"> </w:t>
      </w:r>
      <w:r w:rsidR="006915A8">
        <w:rPr>
          <w:rFonts w:hint="eastAsia"/>
          <w:bCs/>
        </w:rPr>
        <w:t>for the train</w:t>
      </w:r>
      <w:r w:rsidR="00161159">
        <w:rPr>
          <w:bCs/>
        </w:rPr>
        <w:t>ing</w:t>
      </w:r>
      <w:r w:rsidR="006915A8">
        <w:rPr>
          <w:rFonts w:hint="eastAsia"/>
          <w:bCs/>
        </w:rPr>
        <w:t xml:space="preserve"> and </w:t>
      </w:r>
      <w:r w:rsidR="00161159">
        <w:rPr>
          <w:rFonts w:hint="eastAsia"/>
          <w:bCs/>
        </w:rPr>
        <w:t xml:space="preserve">0.27 </w:t>
      </w:r>
      <w:r w:rsidR="00161159">
        <w:rPr>
          <w:bCs/>
        </w:rPr>
        <w:t xml:space="preserve">for the </w:t>
      </w:r>
      <w:r w:rsidR="006915A8">
        <w:rPr>
          <w:rFonts w:hint="eastAsia"/>
          <w:bCs/>
        </w:rPr>
        <w:t>test dataset</w:t>
      </w:r>
      <w:r w:rsidR="00E44846">
        <w:rPr>
          <w:rFonts w:hint="eastAsia"/>
          <w:bCs/>
        </w:rPr>
        <w:t>; Figure 4</w:t>
      </w:r>
      <w:r w:rsidRPr="005A1B3A">
        <w:rPr>
          <w:rFonts w:hint="eastAsia"/>
          <w:bCs/>
        </w:rPr>
        <w:t>a and b</w:t>
      </w:r>
      <w:r w:rsidR="00E44846">
        <w:rPr>
          <w:bCs/>
        </w:rPr>
        <w:t>)</w:t>
      </w:r>
      <w:r w:rsidRPr="005A1B3A">
        <w:rPr>
          <w:rFonts w:hint="eastAsia"/>
          <w:bCs/>
        </w:rPr>
        <w:t xml:space="preserve">. </w:t>
      </w:r>
      <w:r w:rsidR="00F81A25">
        <w:rPr>
          <w:bCs/>
        </w:rPr>
        <w:t xml:space="preserve">For the </w:t>
      </w:r>
      <w:r w:rsidRPr="005A1B3A">
        <w:rPr>
          <w:rFonts w:hint="eastAsia"/>
          <w:bCs/>
        </w:rPr>
        <w:t xml:space="preserve">training dataset, the linear regression between predicted </w:t>
      </w:r>
      <w:proofErr w:type="spellStart"/>
      <w:r w:rsidR="00BA292F" w:rsidRPr="005A1B3A">
        <w:rPr>
          <w:rFonts w:hint="eastAsia"/>
          <w:bCs/>
        </w:rPr>
        <w:t>K</w:t>
      </w:r>
      <w:r w:rsidR="00BA292F" w:rsidRPr="00161159">
        <w:rPr>
          <w:bCs/>
          <w:vertAlign w:val="subscript"/>
        </w:rPr>
        <w:t>fs</w:t>
      </w:r>
      <w:proofErr w:type="spellEnd"/>
      <w:r w:rsidR="00BA292F" w:rsidRPr="005A1B3A">
        <w:rPr>
          <w:rFonts w:hint="eastAsia"/>
          <w:bCs/>
        </w:rPr>
        <w:t xml:space="preserve"> </w:t>
      </w:r>
      <w:r w:rsidRPr="005A1B3A">
        <w:rPr>
          <w:rFonts w:hint="eastAsia"/>
          <w:bCs/>
        </w:rPr>
        <w:t>and field</w:t>
      </w:r>
      <w:r w:rsidR="00161159">
        <w:rPr>
          <w:rFonts w:hint="eastAsia"/>
          <w:bCs/>
        </w:rPr>
        <w:t xml:space="preserve"> measured </w:t>
      </w:r>
      <w:proofErr w:type="spellStart"/>
      <w:r w:rsidR="00BA292F" w:rsidRPr="005A1B3A">
        <w:rPr>
          <w:rFonts w:hint="eastAsia"/>
          <w:bCs/>
        </w:rPr>
        <w:t>K</w:t>
      </w:r>
      <w:r w:rsidR="00BA292F" w:rsidRPr="00161159">
        <w:rPr>
          <w:bCs/>
          <w:vertAlign w:val="subscript"/>
        </w:rPr>
        <w:t>fs</w:t>
      </w:r>
      <w:proofErr w:type="spellEnd"/>
      <w:r w:rsidR="00161159">
        <w:rPr>
          <w:rFonts w:hint="eastAsia"/>
          <w:bCs/>
        </w:rPr>
        <w:t xml:space="preserve"> </w:t>
      </w:r>
      <w:r w:rsidR="00161159">
        <w:rPr>
          <w:bCs/>
        </w:rPr>
        <w:t xml:space="preserve">followed </w:t>
      </w:r>
      <w:r w:rsidRPr="005A1B3A">
        <w:rPr>
          <w:rFonts w:hint="eastAsia"/>
          <w:bCs/>
        </w:rPr>
        <w:t xml:space="preserve">the 1:1 line, indicating that the ANN model </w:t>
      </w:r>
      <w:r w:rsidR="00161159">
        <w:rPr>
          <w:bCs/>
        </w:rPr>
        <w:t xml:space="preserve">provided proper </w:t>
      </w:r>
      <w:r w:rsidRPr="005A1B3A">
        <w:rPr>
          <w:rFonts w:hint="eastAsia"/>
          <w:bCs/>
        </w:rPr>
        <w:t>estimate</w:t>
      </w:r>
      <w:r w:rsidR="00161159">
        <w:rPr>
          <w:bCs/>
        </w:rPr>
        <w:t>s</w:t>
      </w:r>
      <w:r w:rsidRPr="005A1B3A">
        <w:rPr>
          <w:rFonts w:hint="eastAsia"/>
          <w:bCs/>
        </w:rPr>
        <w:t xml:space="preserve"> </w:t>
      </w:r>
      <w:r w:rsidR="00161159">
        <w:rPr>
          <w:bCs/>
        </w:rPr>
        <w:t xml:space="preserve">for </w:t>
      </w:r>
      <w:proofErr w:type="spellStart"/>
      <w:r w:rsidR="00161159">
        <w:rPr>
          <w:bCs/>
        </w:rPr>
        <w:t>K</w:t>
      </w:r>
      <w:r w:rsidR="00161159" w:rsidRPr="00161159">
        <w:rPr>
          <w:bCs/>
          <w:vertAlign w:val="subscript"/>
        </w:rPr>
        <w:t>fs</w:t>
      </w:r>
      <w:proofErr w:type="spellEnd"/>
      <w:r w:rsidRPr="005A1B3A">
        <w:rPr>
          <w:rFonts w:hint="eastAsia"/>
          <w:bCs/>
        </w:rPr>
        <w:t xml:space="preserve"> magnitude</w:t>
      </w:r>
      <w:r w:rsidR="00E44846">
        <w:rPr>
          <w:rFonts w:hint="eastAsia"/>
          <w:bCs/>
        </w:rPr>
        <w:t xml:space="preserve"> (</w:t>
      </w:r>
      <w:r w:rsidRPr="005A1B3A">
        <w:rPr>
          <w:rFonts w:hint="eastAsia"/>
          <w:bCs/>
        </w:rPr>
        <w:t>Figure 4a</w:t>
      </w:r>
      <w:r w:rsidR="00E44846">
        <w:rPr>
          <w:bCs/>
        </w:rPr>
        <w:t>)</w:t>
      </w:r>
      <w:r w:rsidRPr="005A1B3A">
        <w:rPr>
          <w:rFonts w:hint="eastAsia"/>
          <w:bCs/>
        </w:rPr>
        <w:t xml:space="preserve">. However, </w:t>
      </w:r>
      <w:r w:rsidR="00F81A25">
        <w:rPr>
          <w:bCs/>
        </w:rPr>
        <w:t>fo</w:t>
      </w:r>
      <w:r w:rsidRPr="005A1B3A">
        <w:rPr>
          <w:rFonts w:hint="eastAsia"/>
          <w:bCs/>
        </w:rPr>
        <w:t xml:space="preserve">r </w:t>
      </w:r>
      <w:r w:rsidR="00161159">
        <w:rPr>
          <w:rFonts w:hint="eastAsia"/>
          <w:bCs/>
        </w:rPr>
        <w:t xml:space="preserve">the testing dataset, the </w:t>
      </w:r>
      <w:r w:rsidR="00161159">
        <w:rPr>
          <w:bCs/>
        </w:rPr>
        <w:t>simple linear regression</w:t>
      </w:r>
      <w:r w:rsidR="00161159">
        <w:rPr>
          <w:rFonts w:hint="eastAsia"/>
          <w:bCs/>
        </w:rPr>
        <w:t xml:space="preserve"> ha</w:t>
      </w:r>
      <w:r w:rsidR="00161159">
        <w:rPr>
          <w:bCs/>
        </w:rPr>
        <w:t>d</w:t>
      </w:r>
      <w:r w:rsidRPr="005A1B3A">
        <w:rPr>
          <w:rFonts w:hint="eastAsia"/>
          <w:bCs/>
        </w:rPr>
        <w:t xml:space="preserve"> a </w:t>
      </w:r>
      <w:r w:rsidRPr="005A1B3A">
        <w:rPr>
          <w:bCs/>
        </w:rPr>
        <w:t>positive</w:t>
      </w:r>
      <w:r w:rsidRPr="005A1B3A">
        <w:rPr>
          <w:rFonts w:hint="eastAsia"/>
          <w:bCs/>
        </w:rPr>
        <w:t xml:space="preserve"> intercept (intercept = </w:t>
      </w:r>
      <w:r w:rsidR="00845244">
        <w:rPr>
          <w:rFonts w:hint="eastAsia"/>
          <w:bCs/>
        </w:rPr>
        <w:t>1.</w:t>
      </w:r>
      <w:r w:rsidR="006915A8">
        <w:rPr>
          <w:rFonts w:hint="eastAsia"/>
          <w:bCs/>
        </w:rPr>
        <w:t>11</w:t>
      </w:r>
      <w:r w:rsidRPr="005A1B3A">
        <w:rPr>
          <w:rFonts w:hint="eastAsia"/>
          <w:bCs/>
        </w:rPr>
        <w:t>)</w:t>
      </w:r>
      <w:r w:rsidR="00161159">
        <w:rPr>
          <w:bCs/>
        </w:rPr>
        <w:t xml:space="preserve"> and a</w:t>
      </w:r>
      <w:r w:rsidRPr="005A1B3A">
        <w:rPr>
          <w:rFonts w:hint="eastAsia"/>
          <w:bCs/>
        </w:rPr>
        <w:t xml:space="preserve"> slope smaller than 1 (slope = 0.</w:t>
      </w:r>
      <w:r w:rsidR="006915A8">
        <w:rPr>
          <w:rFonts w:hint="eastAsia"/>
          <w:bCs/>
        </w:rPr>
        <w:t>33</w:t>
      </w:r>
      <w:r w:rsidRPr="005A1B3A">
        <w:rPr>
          <w:rFonts w:hint="eastAsia"/>
          <w:bCs/>
        </w:rPr>
        <w:t>), indicating that the ANN model tend</w:t>
      </w:r>
      <w:r w:rsidR="00161159">
        <w:rPr>
          <w:bCs/>
        </w:rPr>
        <w:t>ed</w:t>
      </w:r>
      <w:r w:rsidRPr="005A1B3A">
        <w:rPr>
          <w:rFonts w:hint="eastAsia"/>
          <w:bCs/>
        </w:rPr>
        <w:t xml:space="preserve"> to </w:t>
      </w:r>
      <w:r w:rsidRPr="005A1B3A">
        <w:rPr>
          <w:bCs/>
        </w:rPr>
        <w:t>overestimate</w:t>
      </w:r>
      <w:r w:rsidRPr="005A1B3A">
        <w:rPr>
          <w:rFonts w:hint="eastAsia"/>
          <w:bCs/>
        </w:rPr>
        <w:t xml:space="preserve"> </w:t>
      </w:r>
      <w:proofErr w:type="spellStart"/>
      <w:r w:rsidRPr="005A1B3A">
        <w:rPr>
          <w:rFonts w:hint="eastAsia"/>
          <w:bCs/>
        </w:rPr>
        <w:t>K</w:t>
      </w:r>
      <w:r w:rsidR="00161159" w:rsidRPr="00161159">
        <w:rPr>
          <w:bCs/>
          <w:vertAlign w:val="subscript"/>
        </w:rPr>
        <w:t>fs</w:t>
      </w:r>
      <w:proofErr w:type="spellEnd"/>
      <w:r w:rsidRPr="005A1B3A">
        <w:rPr>
          <w:rFonts w:hint="eastAsia"/>
          <w:bCs/>
        </w:rPr>
        <w:t xml:space="preserve"> </w:t>
      </w:r>
      <w:r w:rsidR="00161159">
        <w:rPr>
          <w:bCs/>
        </w:rPr>
        <w:t xml:space="preserve">at small values and underestimate </w:t>
      </w:r>
      <w:proofErr w:type="spellStart"/>
      <w:r w:rsidR="00161159">
        <w:rPr>
          <w:bCs/>
        </w:rPr>
        <w:t>K</w:t>
      </w:r>
      <w:r w:rsidR="00161159" w:rsidRPr="00161159">
        <w:rPr>
          <w:bCs/>
          <w:vertAlign w:val="subscript"/>
        </w:rPr>
        <w:t>fs</w:t>
      </w:r>
      <w:proofErr w:type="spellEnd"/>
      <w:r w:rsidR="00161159">
        <w:rPr>
          <w:bCs/>
        </w:rPr>
        <w:t xml:space="preserve"> at</w:t>
      </w:r>
      <w:r w:rsidR="00E44846">
        <w:rPr>
          <w:rFonts w:hint="eastAsia"/>
          <w:bCs/>
        </w:rPr>
        <w:t xml:space="preserve"> large </w:t>
      </w:r>
      <w:r w:rsidR="00161159">
        <w:rPr>
          <w:bCs/>
        </w:rPr>
        <w:t>values</w:t>
      </w:r>
      <w:r w:rsidR="00E44846">
        <w:rPr>
          <w:rFonts w:hint="eastAsia"/>
          <w:bCs/>
        </w:rPr>
        <w:t xml:space="preserve"> (</w:t>
      </w:r>
      <w:r w:rsidRPr="005A1B3A">
        <w:rPr>
          <w:rFonts w:hint="eastAsia"/>
          <w:bCs/>
        </w:rPr>
        <w:t>Figure 4b</w:t>
      </w:r>
      <w:r w:rsidR="000143AD">
        <w:rPr>
          <w:rFonts w:hint="eastAsia"/>
          <w:bCs/>
        </w:rPr>
        <w:t xml:space="preserve"> and Table 2</w:t>
      </w:r>
      <w:r w:rsidRPr="005A1B3A">
        <w:rPr>
          <w:rFonts w:hint="eastAsia"/>
          <w:bCs/>
        </w:rPr>
        <w:t>).</w:t>
      </w:r>
      <w:r w:rsidR="009A0937">
        <w:rPr>
          <w:rFonts w:hint="eastAsia"/>
          <w:bCs/>
        </w:rPr>
        <w:t xml:space="preserve"> </w:t>
      </w:r>
      <w:r w:rsidR="00461770">
        <w:rPr>
          <w:rFonts w:hint="eastAsia"/>
          <w:bCs/>
        </w:rPr>
        <w:t xml:space="preserve">The </w:t>
      </w:r>
      <w:r w:rsidR="00423E4B">
        <w:rPr>
          <w:rFonts w:hint="eastAsia"/>
          <w:bCs/>
        </w:rPr>
        <w:t xml:space="preserve">results from the other four </w:t>
      </w:r>
      <w:r w:rsidR="00461770">
        <w:rPr>
          <w:rFonts w:hint="eastAsia"/>
          <w:bCs/>
        </w:rPr>
        <w:t>model evaluatio</w:t>
      </w:r>
      <w:r w:rsidR="004632C1">
        <w:rPr>
          <w:rFonts w:hint="eastAsia"/>
          <w:bCs/>
        </w:rPr>
        <w:t>n statistics</w:t>
      </w:r>
      <w:r w:rsidR="00461770">
        <w:rPr>
          <w:rFonts w:hint="eastAsia"/>
          <w:bCs/>
        </w:rPr>
        <w:t xml:space="preserve"> showed that ANN model ha</w:t>
      </w:r>
      <w:r w:rsidR="004632C1">
        <w:rPr>
          <w:bCs/>
        </w:rPr>
        <w:t>d</w:t>
      </w:r>
      <w:r w:rsidR="00461770">
        <w:rPr>
          <w:rFonts w:hint="eastAsia"/>
          <w:bCs/>
        </w:rPr>
        <w:t xml:space="preserve"> </w:t>
      </w:r>
      <w:r w:rsidR="004632C1">
        <w:rPr>
          <w:bCs/>
        </w:rPr>
        <w:t xml:space="preserve">relatively low values for </w:t>
      </w:r>
      <w:r w:rsidR="00461770">
        <w:rPr>
          <w:rFonts w:hint="eastAsia"/>
          <w:bCs/>
        </w:rPr>
        <w:t>absolute mean error value (</w:t>
      </w:r>
      <w:r w:rsidR="00461770" w:rsidRPr="00F81A25">
        <w:rPr>
          <w:rFonts w:hint="eastAsia"/>
          <w:bCs/>
          <w:i/>
        </w:rPr>
        <w:t>E</w:t>
      </w:r>
      <w:r w:rsidR="00461770">
        <w:rPr>
          <w:rFonts w:hint="eastAsia"/>
          <w:bCs/>
        </w:rPr>
        <w:t xml:space="preserve"> = -0.07) and RMSE (2.23</w:t>
      </w:r>
      <w:r w:rsidR="004632C1">
        <w:rPr>
          <w:bCs/>
        </w:rPr>
        <w:t xml:space="preserve"> cm h</w:t>
      </w:r>
      <w:r w:rsidR="004632C1" w:rsidRPr="004632C1">
        <w:rPr>
          <w:bCs/>
          <w:vertAlign w:val="superscript"/>
        </w:rPr>
        <w:t>-1</w:t>
      </w:r>
      <w:r w:rsidR="00461770">
        <w:rPr>
          <w:rFonts w:hint="eastAsia"/>
          <w:bCs/>
        </w:rPr>
        <w:t xml:space="preserve">), and </w:t>
      </w:r>
      <w:r w:rsidR="004632C1">
        <w:rPr>
          <w:bCs/>
        </w:rPr>
        <w:t xml:space="preserve">a relatively high value for </w:t>
      </w:r>
      <w:r w:rsidR="00461770">
        <w:rPr>
          <w:rFonts w:hint="eastAsia"/>
          <w:bCs/>
        </w:rPr>
        <w:t xml:space="preserve">index of </w:t>
      </w:r>
      <w:r w:rsidR="00461770">
        <w:rPr>
          <w:bCs/>
        </w:rPr>
        <w:t>agreement</w:t>
      </w:r>
      <w:r w:rsidR="00461770">
        <w:rPr>
          <w:rFonts w:hint="eastAsia"/>
          <w:bCs/>
        </w:rPr>
        <w:t xml:space="preserve"> (d = 0.71</w:t>
      </w:r>
      <w:r w:rsidR="00957E9B">
        <w:rPr>
          <w:bCs/>
        </w:rPr>
        <w:t>; Table 2</w:t>
      </w:r>
      <w:r w:rsidR="00461770">
        <w:rPr>
          <w:rFonts w:hint="eastAsia"/>
          <w:bCs/>
        </w:rPr>
        <w:t>)</w:t>
      </w:r>
      <w:r w:rsidR="009B3A88">
        <w:rPr>
          <w:bCs/>
        </w:rPr>
        <w:t xml:space="preserve">. </w:t>
      </w:r>
      <w:r w:rsidR="004632C1">
        <w:rPr>
          <w:bCs/>
        </w:rPr>
        <w:t xml:space="preserve">The </w:t>
      </w:r>
      <w:r w:rsidR="00F81A25" w:rsidRPr="00F81A25">
        <w:rPr>
          <w:bCs/>
          <w:i/>
        </w:rPr>
        <w:t>R</w:t>
      </w:r>
      <w:r w:rsidR="004632C1">
        <w:rPr>
          <w:bCs/>
        </w:rPr>
        <w:t xml:space="preserve"> value was 0.51, which was equal to or lower than the results for the other four models. </w:t>
      </w:r>
    </w:p>
    <w:p w14:paraId="1135CEED" w14:textId="2B2E9976" w:rsidR="006C7497" w:rsidRDefault="00FD3461" w:rsidP="00F81A25">
      <w:pPr>
        <w:spacing w:before="120" w:after="120"/>
        <w:ind w:firstLine="360"/>
        <w:rPr>
          <w:bCs/>
        </w:rPr>
      </w:pPr>
      <w:r>
        <w:t xml:space="preserve">The </w:t>
      </w:r>
      <w:del w:id="45" w:author="Windows User" w:date="2019-03-30T15:35:00Z">
        <w:r w:rsidR="002F613B" w:rsidDel="00187FAD">
          <w:rPr>
            <w:rFonts w:hint="eastAsia"/>
          </w:rPr>
          <w:delText>random forest</w:delText>
        </w:r>
      </w:del>
      <w:ins w:id="46" w:author="Windows User" w:date="2019-03-30T15:35:00Z">
        <w:r w:rsidR="00187FAD">
          <w:rPr>
            <w:rFonts w:hint="eastAsia"/>
          </w:rPr>
          <w:t>Random Forest</w:t>
        </w:r>
      </w:ins>
      <w:r w:rsidR="00C7708A">
        <w:t xml:space="preserve"> (RF)</w:t>
      </w:r>
      <w:r w:rsidR="002F613B">
        <w:rPr>
          <w:rFonts w:hint="eastAsia"/>
        </w:rPr>
        <w:t xml:space="preserve"> </w:t>
      </w:r>
      <w:r w:rsidR="006C7497">
        <w:rPr>
          <w:rFonts w:hint="eastAsia"/>
        </w:rPr>
        <w:t>model</w:t>
      </w:r>
      <w:r w:rsidR="002F613B">
        <w:rPr>
          <w:rFonts w:hint="eastAsia"/>
        </w:rPr>
        <w:t>ing</w:t>
      </w:r>
      <w:r w:rsidR="006C7497" w:rsidRPr="00383CF7">
        <w:rPr>
          <w:rFonts w:hint="eastAsia"/>
        </w:rPr>
        <w:t xml:space="preserve"> was used to </w:t>
      </w:r>
      <w:r w:rsidR="006C7497" w:rsidRPr="00383CF7">
        <w:t>explore the hierarchical</w:t>
      </w:r>
      <w:r w:rsidR="006C7497" w:rsidRPr="00383CF7">
        <w:rPr>
          <w:rFonts w:hint="eastAsia"/>
        </w:rPr>
        <w:t xml:space="preserve"> </w:t>
      </w:r>
      <w:r w:rsidR="006C7497" w:rsidRPr="00383CF7">
        <w:t xml:space="preserve">importance of </w:t>
      </w:r>
      <w:r w:rsidR="004632C1">
        <w:t>textur</w:t>
      </w:r>
      <w:r w:rsidR="00F81A25">
        <w:t>al components (sand, silt, clay %)</w:t>
      </w:r>
      <w:r w:rsidR="004632C1">
        <w:t xml:space="preserve"> and structure</w:t>
      </w:r>
      <w:r w:rsidR="006C7497" w:rsidRPr="00383CF7">
        <w:rPr>
          <w:rFonts w:hint="eastAsia"/>
        </w:rPr>
        <w:t xml:space="preserve"> </w:t>
      </w:r>
      <w:r w:rsidR="006C7497" w:rsidRPr="00383CF7">
        <w:t xml:space="preserve">on </w:t>
      </w:r>
      <w:r w:rsidR="006C7497" w:rsidRPr="00383CF7">
        <w:rPr>
          <w:rFonts w:hint="eastAsia"/>
        </w:rPr>
        <w:t xml:space="preserve">urban soil </w:t>
      </w:r>
      <w:r w:rsidR="004632C1">
        <w:rPr>
          <w:bCs/>
        </w:rPr>
        <w:t>field-saturated hydraulic conductivity</w:t>
      </w:r>
      <w:r w:rsidR="006C7497" w:rsidRPr="00383CF7">
        <w:rPr>
          <w:rFonts w:hint="eastAsia"/>
        </w:rPr>
        <w:t xml:space="preserve">. </w:t>
      </w:r>
      <w:r w:rsidR="006C7497" w:rsidRPr="00D94FDD">
        <w:rPr>
          <w:rFonts w:hint="eastAsia"/>
        </w:rPr>
        <w:t xml:space="preserve">The </w:t>
      </w:r>
      <w:r w:rsidR="006C7497" w:rsidRPr="00D94FDD">
        <w:rPr>
          <w:rFonts w:hint="eastAsia"/>
          <w:bCs/>
        </w:rPr>
        <w:t>RF model</w:t>
      </w:r>
      <w:r w:rsidR="00BA292F">
        <w:rPr>
          <w:bCs/>
        </w:rPr>
        <w:t>s</w:t>
      </w:r>
      <w:r w:rsidR="006C7497" w:rsidRPr="00D94FDD">
        <w:rPr>
          <w:rFonts w:hint="eastAsia"/>
          <w:bCs/>
        </w:rPr>
        <w:t xml:space="preserve"> </w:t>
      </w:r>
      <w:r w:rsidR="00BA292F">
        <w:rPr>
          <w:bCs/>
        </w:rPr>
        <w:t xml:space="preserve">provided good </w:t>
      </w:r>
      <w:proofErr w:type="spellStart"/>
      <w:r w:rsidR="00BA292F" w:rsidRPr="005A1B3A">
        <w:rPr>
          <w:rFonts w:hint="eastAsia"/>
          <w:bCs/>
        </w:rPr>
        <w:t>K</w:t>
      </w:r>
      <w:r w:rsidR="00BA292F" w:rsidRPr="00161159">
        <w:rPr>
          <w:bCs/>
          <w:vertAlign w:val="subscript"/>
        </w:rPr>
        <w:t>fs</w:t>
      </w:r>
      <w:proofErr w:type="spellEnd"/>
      <w:r w:rsidR="006C7497" w:rsidRPr="00D94FDD">
        <w:rPr>
          <w:rFonts w:hint="eastAsia"/>
          <w:bCs/>
        </w:rPr>
        <w:t xml:space="preserve"> </w:t>
      </w:r>
      <w:r w:rsidR="00BA292F">
        <w:rPr>
          <w:bCs/>
        </w:rPr>
        <w:t xml:space="preserve">predictions </w:t>
      </w:r>
      <w:r w:rsidR="00E44846">
        <w:rPr>
          <w:rFonts w:hint="eastAsia"/>
          <w:bCs/>
        </w:rPr>
        <w:t xml:space="preserve">under </w:t>
      </w:r>
      <w:r w:rsidR="00BA292F">
        <w:rPr>
          <w:bCs/>
        </w:rPr>
        <w:t xml:space="preserve">the </w:t>
      </w:r>
      <w:r w:rsidR="00E44846">
        <w:rPr>
          <w:rFonts w:hint="eastAsia"/>
          <w:bCs/>
        </w:rPr>
        <w:t>training dataset (</w:t>
      </w:r>
      <w:r w:rsidR="006C7497" w:rsidRPr="00F81A25">
        <w:rPr>
          <w:rFonts w:hint="eastAsia"/>
          <w:bCs/>
          <w:i/>
        </w:rPr>
        <w:t>adjR</w:t>
      </w:r>
      <w:r w:rsidR="006C7497" w:rsidRPr="00D94FDD">
        <w:rPr>
          <w:rFonts w:hint="eastAsia"/>
          <w:bCs/>
          <w:vertAlign w:val="superscript"/>
        </w:rPr>
        <w:t>2</w:t>
      </w:r>
      <w:r w:rsidR="006C7497" w:rsidRPr="00D94FDD">
        <w:rPr>
          <w:rFonts w:hint="eastAsia"/>
          <w:bCs/>
        </w:rPr>
        <w:t xml:space="preserve"> = </w:t>
      </w:r>
      <w:r w:rsidR="008F4150">
        <w:rPr>
          <w:rFonts w:hint="eastAsia"/>
          <w:bCs/>
        </w:rPr>
        <w:t>0.77</w:t>
      </w:r>
      <w:r w:rsidR="00BA292F">
        <w:rPr>
          <w:bCs/>
        </w:rPr>
        <w:t xml:space="preserve"> for </w:t>
      </w:r>
      <w:proofErr w:type="gramStart"/>
      <w:r w:rsidR="00BA292F">
        <w:rPr>
          <w:bCs/>
        </w:rPr>
        <w:t>both RF1</w:t>
      </w:r>
      <w:proofErr w:type="gramEnd"/>
      <w:r w:rsidR="006C7497" w:rsidRPr="00D94FDD">
        <w:rPr>
          <w:rFonts w:hint="eastAsia"/>
          <w:bCs/>
        </w:rPr>
        <w:t xml:space="preserve"> </w:t>
      </w:r>
      <w:r w:rsidR="00BA292F">
        <w:rPr>
          <w:bCs/>
        </w:rPr>
        <w:t xml:space="preserve">and RF2, </w:t>
      </w:r>
      <w:r w:rsidR="009228A7">
        <w:rPr>
          <w:rFonts w:hint="eastAsia"/>
          <w:bCs/>
        </w:rPr>
        <w:t>RSME = 1.1</w:t>
      </w:r>
      <w:r w:rsidR="000143AD">
        <w:rPr>
          <w:rFonts w:hint="eastAsia"/>
          <w:bCs/>
        </w:rPr>
        <w:t>9</w:t>
      </w:r>
      <w:r w:rsidR="009228A7">
        <w:rPr>
          <w:rFonts w:hint="eastAsia"/>
          <w:bCs/>
        </w:rPr>
        <w:t xml:space="preserve"> </w:t>
      </w:r>
      <w:r w:rsidR="0081299F">
        <w:rPr>
          <w:bCs/>
        </w:rPr>
        <w:t>cm h</w:t>
      </w:r>
      <w:r w:rsidR="0081299F" w:rsidRPr="0081299F">
        <w:rPr>
          <w:bCs/>
          <w:vertAlign w:val="superscript"/>
        </w:rPr>
        <w:t>-1</w:t>
      </w:r>
      <w:r w:rsidR="0081299F">
        <w:rPr>
          <w:bCs/>
        </w:rPr>
        <w:t xml:space="preserve"> </w:t>
      </w:r>
      <w:r w:rsidR="0081299F">
        <w:rPr>
          <w:rFonts w:hint="eastAsia"/>
          <w:bCs/>
        </w:rPr>
        <w:t>for RF1</w:t>
      </w:r>
      <w:r w:rsidR="0081299F">
        <w:rPr>
          <w:bCs/>
        </w:rPr>
        <w:t xml:space="preserve"> </w:t>
      </w:r>
      <w:r w:rsidR="009228A7">
        <w:rPr>
          <w:rFonts w:hint="eastAsia"/>
          <w:bCs/>
        </w:rPr>
        <w:t>and 1.1</w:t>
      </w:r>
      <w:r w:rsidR="000143AD">
        <w:rPr>
          <w:rFonts w:hint="eastAsia"/>
          <w:bCs/>
        </w:rPr>
        <w:t>5</w:t>
      </w:r>
      <w:r w:rsidR="0081299F">
        <w:rPr>
          <w:bCs/>
        </w:rPr>
        <w:t xml:space="preserve"> cm h</w:t>
      </w:r>
      <w:r w:rsidR="0081299F" w:rsidRPr="0081299F">
        <w:rPr>
          <w:bCs/>
          <w:vertAlign w:val="superscript"/>
        </w:rPr>
        <w:t>-1</w:t>
      </w:r>
      <w:r w:rsidR="009228A7">
        <w:rPr>
          <w:rFonts w:hint="eastAsia"/>
          <w:bCs/>
        </w:rPr>
        <w:t xml:space="preserve"> </w:t>
      </w:r>
      <w:r w:rsidR="0081299F">
        <w:rPr>
          <w:bCs/>
        </w:rPr>
        <w:t>for</w:t>
      </w:r>
      <w:r w:rsidR="009228A7">
        <w:rPr>
          <w:rFonts w:hint="eastAsia"/>
          <w:bCs/>
        </w:rPr>
        <w:t xml:space="preserve"> RF2</w:t>
      </w:r>
      <w:r w:rsidR="0081299F">
        <w:rPr>
          <w:bCs/>
        </w:rPr>
        <w:t xml:space="preserve">; </w:t>
      </w:r>
      <w:r w:rsidR="0081299F" w:rsidRPr="00D94FDD">
        <w:rPr>
          <w:rFonts w:hint="eastAsia"/>
          <w:bCs/>
        </w:rPr>
        <w:t>Figure 4</w:t>
      </w:r>
      <w:r w:rsidR="000143AD">
        <w:rPr>
          <w:rFonts w:hint="eastAsia"/>
          <w:bCs/>
        </w:rPr>
        <w:t>b</w:t>
      </w:r>
      <w:r w:rsidR="0081299F">
        <w:rPr>
          <w:rFonts w:hint="eastAsia"/>
          <w:bCs/>
        </w:rPr>
        <w:t xml:space="preserve"> and </w:t>
      </w:r>
      <w:r w:rsidR="000143AD">
        <w:rPr>
          <w:rFonts w:hint="eastAsia"/>
          <w:bCs/>
        </w:rPr>
        <w:t>c</w:t>
      </w:r>
      <w:r w:rsidR="0081299F">
        <w:rPr>
          <w:bCs/>
        </w:rPr>
        <w:t>)</w:t>
      </w:r>
      <w:r w:rsidR="006C7497">
        <w:rPr>
          <w:rFonts w:hint="eastAsia"/>
          <w:bCs/>
        </w:rPr>
        <w:t>.</w:t>
      </w:r>
      <w:r w:rsidR="006C7497" w:rsidRPr="00D94FDD">
        <w:rPr>
          <w:rFonts w:hint="eastAsia"/>
          <w:bCs/>
        </w:rPr>
        <w:t xml:space="preserve"> </w:t>
      </w:r>
      <w:r w:rsidR="006C7497">
        <w:rPr>
          <w:rFonts w:hint="eastAsia"/>
          <w:bCs/>
        </w:rPr>
        <w:t>H</w:t>
      </w:r>
      <w:r w:rsidR="006C7497" w:rsidRPr="00D94FDD">
        <w:rPr>
          <w:rFonts w:hint="eastAsia"/>
          <w:bCs/>
        </w:rPr>
        <w:t xml:space="preserve">owever, the </w:t>
      </w:r>
      <w:r w:rsidR="00BA292F">
        <w:rPr>
          <w:bCs/>
        </w:rPr>
        <w:t xml:space="preserve">RF1 </w:t>
      </w:r>
      <w:r w:rsidR="006C7497" w:rsidRPr="00D94FDD">
        <w:rPr>
          <w:rFonts w:hint="eastAsia"/>
          <w:bCs/>
        </w:rPr>
        <w:t xml:space="preserve">model performance </w:t>
      </w:r>
      <w:r w:rsidR="004632C1">
        <w:rPr>
          <w:bCs/>
        </w:rPr>
        <w:t>decreased</w:t>
      </w:r>
      <w:r w:rsidR="006C7497" w:rsidRPr="00D94FDD">
        <w:rPr>
          <w:rFonts w:hint="eastAsia"/>
          <w:bCs/>
        </w:rPr>
        <w:t xml:space="preserve"> under testing dataset </w:t>
      </w:r>
      <w:r w:rsidR="004632C1">
        <w:rPr>
          <w:bCs/>
        </w:rPr>
        <w:t xml:space="preserve">compared to the training data </w:t>
      </w:r>
      <w:r w:rsidR="006C7497" w:rsidRPr="00D94FDD">
        <w:rPr>
          <w:rFonts w:hint="eastAsia"/>
          <w:bCs/>
        </w:rPr>
        <w:t>(</w:t>
      </w:r>
      <w:r w:rsidR="00C7708A" w:rsidRPr="00C7708A">
        <w:rPr>
          <w:bCs/>
          <w:i/>
        </w:rPr>
        <w:t>R</w:t>
      </w:r>
      <w:r w:rsidR="00C7708A">
        <w:rPr>
          <w:rFonts w:hint="eastAsia"/>
          <w:bCs/>
        </w:rPr>
        <w:t xml:space="preserve"> = 0.51</w:t>
      </w:r>
      <w:r w:rsidR="00C7708A">
        <w:rPr>
          <w:bCs/>
        </w:rPr>
        <w:t xml:space="preserve">, </w:t>
      </w:r>
      <w:r w:rsidR="006C7497" w:rsidRPr="00C7708A">
        <w:rPr>
          <w:rFonts w:hint="eastAsia"/>
          <w:bCs/>
          <w:i/>
        </w:rPr>
        <w:t>adjR</w:t>
      </w:r>
      <w:r w:rsidR="006C7497" w:rsidRPr="00D94FDD">
        <w:rPr>
          <w:rFonts w:hint="eastAsia"/>
          <w:bCs/>
          <w:vertAlign w:val="superscript"/>
        </w:rPr>
        <w:t>2</w:t>
      </w:r>
      <w:r w:rsidR="006C7497" w:rsidRPr="00D94FDD">
        <w:rPr>
          <w:rFonts w:hint="eastAsia"/>
          <w:bCs/>
        </w:rPr>
        <w:t xml:space="preserve"> = </w:t>
      </w:r>
      <w:r w:rsidR="008F4150">
        <w:rPr>
          <w:rFonts w:hint="eastAsia"/>
          <w:bCs/>
        </w:rPr>
        <w:t>0.25</w:t>
      </w:r>
      <w:r w:rsidR="004632C1">
        <w:rPr>
          <w:bCs/>
        </w:rPr>
        <w:t>;</w:t>
      </w:r>
      <w:r w:rsidR="009228A7" w:rsidRPr="00D94FDD">
        <w:rPr>
          <w:rFonts w:hint="eastAsia"/>
          <w:bCs/>
        </w:rPr>
        <w:t xml:space="preserve"> </w:t>
      </w:r>
      <w:r w:rsidR="006C7497" w:rsidRPr="00D94FDD">
        <w:rPr>
          <w:rFonts w:hint="eastAsia"/>
          <w:bCs/>
        </w:rPr>
        <w:t>Figure 4</w:t>
      </w:r>
      <w:r w:rsidR="000143AD">
        <w:rPr>
          <w:rFonts w:hint="eastAsia"/>
          <w:bCs/>
        </w:rPr>
        <w:t>e</w:t>
      </w:r>
      <w:r w:rsidR="006C7497" w:rsidRPr="00D94FDD">
        <w:rPr>
          <w:rFonts w:hint="eastAsia"/>
          <w:bCs/>
        </w:rPr>
        <w:t>).</w:t>
      </w:r>
      <w:r w:rsidR="006C7497">
        <w:rPr>
          <w:rFonts w:hint="eastAsia"/>
          <w:bCs/>
        </w:rPr>
        <w:t xml:space="preserve"> </w:t>
      </w:r>
      <w:r w:rsidR="006915A8">
        <w:rPr>
          <w:rFonts w:hint="eastAsia"/>
          <w:bCs/>
        </w:rPr>
        <w:t xml:space="preserve">Adding soil structure information into the </w:t>
      </w:r>
      <w:del w:id="47" w:author="Windows User" w:date="2019-03-30T15:35:00Z">
        <w:r w:rsidR="006915A8" w:rsidDel="00187FAD">
          <w:rPr>
            <w:rFonts w:hint="eastAsia"/>
            <w:bCs/>
          </w:rPr>
          <w:delText>random forest</w:delText>
        </w:r>
      </w:del>
      <w:ins w:id="48" w:author="Windows User" w:date="2019-03-30T15:35:00Z">
        <w:r w:rsidR="00187FAD">
          <w:rPr>
            <w:rFonts w:hint="eastAsia"/>
            <w:bCs/>
          </w:rPr>
          <w:t>Random Forest</w:t>
        </w:r>
      </w:ins>
      <w:r w:rsidR="006915A8">
        <w:rPr>
          <w:rFonts w:hint="eastAsia"/>
          <w:bCs/>
        </w:rPr>
        <w:t xml:space="preserve"> model (RF2) </w:t>
      </w:r>
      <w:r w:rsidR="00845244">
        <w:rPr>
          <w:rFonts w:hint="eastAsia"/>
          <w:bCs/>
        </w:rPr>
        <w:t xml:space="preserve">improved the model performance in </w:t>
      </w:r>
      <w:r w:rsidR="006915A8">
        <w:rPr>
          <w:rFonts w:hint="eastAsia"/>
          <w:bCs/>
        </w:rPr>
        <w:t>the</w:t>
      </w:r>
      <w:r w:rsidR="00845244">
        <w:rPr>
          <w:rFonts w:hint="eastAsia"/>
          <w:bCs/>
        </w:rPr>
        <w:t xml:space="preserve"> test data (</w:t>
      </w:r>
      <w:r w:rsidR="006915A8" w:rsidRPr="00C7708A">
        <w:rPr>
          <w:rFonts w:hint="eastAsia"/>
          <w:bCs/>
          <w:i/>
        </w:rPr>
        <w:t>adjR</w:t>
      </w:r>
      <w:r w:rsidR="006915A8" w:rsidRPr="008F4150">
        <w:rPr>
          <w:rFonts w:hint="eastAsia"/>
          <w:bCs/>
          <w:vertAlign w:val="superscript"/>
        </w:rPr>
        <w:t>2</w:t>
      </w:r>
      <w:r w:rsidR="006915A8">
        <w:rPr>
          <w:rFonts w:hint="eastAsia"/>
          <w:bCs/>
        </w:rPr>
        <w:t xml:space="preserve"> </w:t>
      </w:r>
      <w:r w:rsidR="004632C1">
        <w:rPr>
          <w:bCs/>
        </w:rPr>
        <w:t>=</w:t>
      </w:r>
      <w:r w:rsidR="006915A8">
        <w:rPr>
          <w:rFonts w:hint="eastAsia"/>
          <w:bCs/>
        </w:rPr>
        <w:t xml:space="preserve"> </w:t>
      </w:r>
      <w:r w:rsidR="008F4150">
        <w:rPr>
          <w:rFonts w:hint="eastAsia"/>
          <w:bCs/>
        </w:rPr>
        <w:t>0.36</w:t>
      </w:r>
      <w:r w:rsidR="009228A7">
        <w:rPr>
          <w:rFonts w:hint="eastAsia"/>
          <w:bCs/>
        </w:rPr>
        <w:t xml:space="preserve">, </w:t>
      </w:r>
      <w:r w:rsidR="004632C1" w:rsidRPr="00C7708A">
        <w:rPr>
          <w:bCs/>
          <w:i/>
        </w:rPr>
        <w:t>d</w:t>
      </w:r>
      <w:r w:rsidR="004632C1">
        <w:rPr>
          <w:bCs/>
        </w:rPr>
        <w:t xml:space="preserve"> = </w:t>
      </w:r>
      <w:r w:rsidR="00131084">
        <w:rPr>
          <w:bCs/>
        </w:rPr>
        <w:t xml:space="preserve">0.77, </w:t>
      </w:r>
      <w:r w:rsidR="009228A7">
        <w:rPr>
          <w:rFonts w:hint="eastAsia"/>
          <w:bCs/>
        </w:rPr>
        <w:t>and R</w:t>
      </w:r>
      <w:r w:rsidR="00131084">
        <w:rPr>
          <w:rFonts w:hint="eastAsia"/>
          <w:bCs/>
        </w:rPr>
        <w:t xml:space="preserve">MSE </w:t>
      </w:r>
      <w:r w:rsidR="004632C1">
        <w:rPr>
          <w:bCs/>
        </w:rPr>
        <w:t>=</w:t>
      </w:r>
      <w:r w:rsidR="00131084">
        <w:rPr>
          <w:rFonts w:hint="eastAsia"/>
          <w:bCs/>
        </w:rPr>
        <w:t xml:space="preserve"> 2.36</w:t>
      </w:r>
      <w:r w:rsidR="004632C1">
        <w:rPr>
          <w:bCs/>
        </w:rPr>
        <w:t xml:space="preserve"> cm h</w:t>
      </w:r>
      <w:r w:rsidR="004632C1" w:rsidRPr="004632C1">
        <w:rPr>
          <w:bCs/>
          <w:vertAlign w:val="superscript"/>
        </w:rPr>
        <w:t>-1</w:t>
      </w:r>
      <w:r w:rsidR="00131084">
        <w:rPr>
          <w:bCs/>
        </w:rPr>
        <w:t>;</w:t>
      </w:r>
      <w:r w:rsidR="00957E9B">
        <w:rPr>
          <w:rFonts w:hint="eastAsia"/>
          <w:bCs/>
        </w:rPr>
        <w:t xml:space="preserve"> </w:t>
      </w:r>
      <w:r w:rsidR="000143AD">
        <w:rPr>
          <w:rFonts w:hint="eastAsia"/>
          <w:bCs/>
        </w:rPr>
        <w:t xml:space="preserve">Figure 4f and </w:t>
      </w:r>
      <w:r w:rsidR="00957E9B">
        <w:rPr>
          <w:rFonts w:hint="eastAsia"/>
          <w:bCs/>
        </w:rPr>
        <w:t>Table 2</w:t>
      </w:r>
      <w:r w:rsidR="00845244">
        <w:rPr>
          <w:rFonts w:hint="eastAsia"/>
          <w:bCs/>
        </w:rPr>
        <w:t xml:space="preserve">). </w:t>
      </w:r>
      <w:r w:rsidR="00BA292F">
        <w:rPr>
          <w:bCs/>
        </w:rPr>
        <w:t>L</w:t>
      </w:r>
      <w:r w:rsidR="006C7497">
        <w:rPr>
          <w:rFonts w:hint="eastAsia"/>
          <w:bCs/>
        </w:rPr>
        <w:t>inear regression</w:t>
      </w:r>
      <w:r w:rsidR="00BA292F">
        <w:rPr>
          <w:bCs/>
        </w:rPr>
        <w:t>s</w:t>
      </w:r>
      <w:r w:rsidR="006C7497">
        <w:rPr>
          <w:rFonts w:hint="eastAsia"/>
          <w:bCs/>
        </w:rPr>
        <w:t xml:space="preserve"> between predicted and field measured </w:t>
      </w:r>
      <w:proofErr w:type="spellStart"/>
      <w:r w:rsidR="00BA292F" w:rsidRPr="005A1B3A">
        <w:rPr>
          <w:rFonts w:hint="eastAsia"/>
          <w:bCs/>
        </w:rPr>
        <w:t>K</w:t>
      </w:r>
      <w:r w:rsidR="00BA292F" w:rsidRPr="00161159">
        <w:rPr>
          <w:bCs/>
          <w:vertAlign w:val="subscript"/>
        </w:rPr>
        <w:t>fs</w:t>
      </w:r>
      <w:proofErr w:type="spellEnd"/>
      <w:r w:rsidR="006C7497">
        <w:rPr>
          <w:rFonts w:hint="eastAsia"/>
          <w:bCs/>
        </w:rPr>
        <w:t xml:space="preserve"> </w:t>
      </w:r>
      <w:r w:rsidR="00BA292F">
        <w:rPr>
          <w:bCs/>
        </w:rPr>
        <w:t xml:space="preserve">values </w:t>
      </w:r>
      <w:r w:rsidR="006C7497">
        <w:rPr>
          <w:rFonts w:hint="eastAsia"/>
          <w:bCs/>
        </w:rPr>
        <w:t xml:space="preserve">showed that </w:t>
      </w:r>
      <w:r w:rsidR="00C7708A">
        <w:rPr>
          <w:bCs/>
        </w:rPr>
        <w:t>both RF</w:t>
      </w:r>
      <w:r w:rsidR="006C7497">
        <w:rPr>
          <w:rFonts w:hint="eastAsia"/>
          <w:bCs/>
        </w:rPr>
        <w:t xml:space="preserve"> model</w:t>
      </w:r>
      <w:r w:rsidR="00845244">
        <w:rPr>
          <w:rFonts w:hint="eastAsia"/>
          <w:bCs/>
        </w:rPr>
        <w:t>s</w:t>
      </w:r>
      <w:r w:rsidR="006C7497">
        <w:rPr>
          <w:rFonts w:hint="eastAsia"/>
          <w:bCs/>
        </w:rPr>
        <w:t xml:space="preserve"> </w:t>
      </w:r>
      <w:r w:rsidR="00BA292F">
        <w:rPr>
          <w:bCs/>
        </w:rPr>
        <w:t xml:space="preserve">provided predictions much </w:t>
      </w:r>
      <w:r w:rsidR="00845244">
        <w:rPr>
          <w:rFonts w:hint="eastAsia"/>
          <w:bCs/>
        </w:rPr>
        <w:t xml:space="preserve">closer to 1:1 line </w:t>
      </w:r>
      <w:r w:rsidR="00BA292F">
        <w:rPr>
          <w:bCs/>
        </w:rPr>
        <w:t>for</w:t>
      </w:r>
      <w:r w:rsidR="00845244">
        <w:rPr>
          <w:rFonts w:hint="eastAsia"/>
          <w:bCs/>
        </w:rPr>
        <w:t xml:space="preserve"> the test data comparing with the ANN model. </w:t>
      </w:r>
    </w:p>
    <w:p w14:paraId="44AA091F" w14:textId="77777777" w:rsidR="00C7708A" w:rsidRDefault="00C7708A" w:rsidP="00F81A25">
      <w:pPr>
        <w:spacing w:before="120" w:after="120"/>
        <w:ind w:firstLine="360"/>
        <w:rPr>
          <w:bCs/>
        </w:rPr>
      </w:pPr>
      <w:r>
        <w:rPr>
          <w:bCs/>
        </w:rPr>
        <w:lastRenderedPageBreak/>
        <w:t>The</w:t>
      </w:r>
      <w:r w:rsidR="00257619">
        <w:rPr>
          <w:rFonts w:hint="eastAsia"/>
          <w:bCs/>
        </w:rPr>
        <w:t xml:space="preserve"> </w:t>
      </w:r>
      <w:r w:rsidR="00236B4A">
        <w:rPr>
          <w:rFonts w:hint="eastAsia"/>
          <w:bCs/>
        </w:rPr>
        <w:t>ROSETTA</w:t>
      </w:r>
      <w:r w:rsidR="00257619">
        <w:rPr>
          <w:rFonts w:hint="eastAsia"/>
          <w:bCs/>
        </w:rPr>
        <w:t xml:space="preserve"> model </w:t>
      </w:r>
      <w:r w:rsidR="00423E4B">
        <w:rPr>
          <w:rFonts w:hint="eastAsia"/>
          <w:bCs/>
        </w:rPr>
        <w:t>had</w:t>
      </w:r>
      <w:r w:rsidR="00257619">
        <w:rPr>
          <w:rFonts w:hint="eastAsia"/>
          <w:bCs/>
        </w:rPr>
        <w:t xml:space="preserve"> similar </w:t>
      </w:r>
      <w:r w:rsidRPr="00C7708A">
        <w:rPr>
          <w:bCs/>
          <w:i/>
        </w:rPr>
        <w:t>R</w:t>
      </w:r>
      <w:r w:rsidR="00257619">
        <w:rPr>
          <w:rFonts w:hint="eastAsia"/>
          <w:bCs/>
        </w:rPr>
        <w:t xml:space="preserve"> and </w:t>
      </w:r>
      <w:r w:rsidR="00257619" w:rsidRPr="00C7708A">
        <w:rPr>
          <w:rFonts w:hint="eastAsia"/>
          <w:bCs/>
          <w:i/>
        </w:rPr>
        <w:t>adjR</w:t>
      </w:r>
      <w:r w:rsidR="00257619">
        <w:rPr>
          <w:rFonts w:hint="eastAsia"/>
          <w:bCs/>
        </w:rPr>
        <w:t xml:space="preserve">2 values </w:t>
      </w:r>
      <w:r>
        <w:rPr>
          <w:bCs/>
        </w:rPr>
        <w:t xml:space="preserve">for the testing data </w:t>
      </w:r>
      <w:r w:rsidR="00257619">
        <w:rPr>
          <w:rFonts w:hint="eastAsia"/>
          <w:bCs/>
        </w:rPr>
        <w:t xml:space="preserve">as </w:t>
      </w:r>
      <w:r>
        <w:rPr>
          <w:bCs/>
        </w:rPr>
        <w:t xml:space="preserve">the </w:t>
      </w:r>
      <w:r w:rsidR="00257619">
        <w:rPr>
          <w:rFonts w:hint="eastAsia"/>
          <w:bCs/>
        </w:rPr>
        <w:t>ANN, RF1, and RF2 model</w:t>
      </w:r>
      <w:r>
        <w:rPr>
          <w:bCs/>
        </w:rPr>
        <w:t xml:space="preserve">s </w:t>
      </w:r>
      <w:r>
        <w:rPr>
          <w:rFonts w:hint="eastAsia"/>
          <w:bCs/>
        </w:rPr>
        <w:t>(Figure 4</w:t>
      </w:r>
      <w:r>
        <w:rPr>
          <w:bCs/>
        </w:rPr>
        <w:t>g</w:t>
      </w:r>
      <w:r>
        <w:rPr>
          <w:rFonts w:hint="eastAsia"/>
          <w:bCs/>
        </w:rPr>
        <w:t xml:space="preserve"> and Table </w:t>
      </w:r>
      <w:r>
        <w:rPr>
          <w:bCs/>
        </w:rPr>
        <w:t>2</w:t>
      </w:r>
      <w:r>
        <w:rPr>
          <w:rFonts w:hint="eastAsia"/>
          <w:bCs/>
        </w:rPr>
        <w:t>)</w:t>
      </w:r>
      <w:r>
        <w:rPr>
          <w:bCs/>
        </w:rPr>
        <w:t>.</w:t>
      </w:r>
      <w:r w:rsidR="00257619">
        <w:rPr>
          <w:rFonts w:hint="eastAsia"/>
          <w:bCs/>
        </w:rPr>
        <w:t xml:space="preserve"> </w:t>
      </w:r>
      <w:r>
        <w:rPr>
          <w:bCs/>
        </w:rPr>
        <w:t>H</w:t>
      </w:r>
      <w:r w:rsidR="00257619">
        <w:rPr>
          <w:rFonts w:hint="eastAsia"/>
          <w:bCs/>
        </w:rPr>
        <w:t xml:space="preserve">owever, the </w:t>
      </w:r>
      <w:r w:rsidR="00236B4A">
        <w:rPr>
          <w:rFonts w:hint="eastAsia"/>
          <w:bCs/>
        </w:rPr>
        <w:t>ROSETTA</w:t>
      </w:r>
      <w:r w:rsidR="00257619">
        <w:rPr>
          <w:rFonts w:hint="eastAsia"/>
          <w:bCs/>
        </w:rPr>
        <w:t xml:space="preserve"> model ha</w:t>
      </w:r>
      <w:r w:rsidR="00423E4B">
        <w:rPr>
          <w:bCs/>
        </w:rPr>
        <w:t>d</w:t>
      </w:r>
      <w:r w:rsidR="00257619">
        <w:rPr>
          <w:rFonts w:hint="eastAsia"/>
          <w:bCs/>
        </w:rPr>
        <w:t xml:space="preserve"> much higher mean error (</w:t>
      </w:r>
      <w:r w:rsidR="00257619" w:rsidRPr="00423E4B">
        <w:rPr>
          <w:rFonts w:hint="eastAsia"/>
          <w:bCs/>
          <w:i/>
        </w:rPr>
        <w:t>E</w:t>
      </w:r>
      <w:r w:rsidR="00423E4B">
        <w:rPr>
          <w:rFonts w:hint="eastAsia"/>
          <w:bCs/>
        </w:rPr>
        <w:t xml:space="preserve"> = 51.6)</w:t>
      </w:r>
      <w:r w:rsidR="00257619">
        <w:rPr>
          <w:rFonts w:hint="eastAsia"/>
          <w:bCs/>
        </w:rPr>
        <w:t xml:space="preserve"> and RMSE</w:t>
      </w:r>
      <w:r w:rsidR="00257619" w:rsidRPr="00901856">
        <w:rPr>
          <w:rFonts w:hint="eastAsia"/>
          <w:bCs/>
        </w:rPr>
        <w:t xml:space="preserve"> </w:t>
      </w:r>
      <w:r>
        <w:rPr>
          <w:rFonts w:hint="eastAsia"/>
          <w:bCs/>
        </w:rPr>
        <w:t>(</w:t>
      </w:r>
      <w:r w:rsidR="00257619">
        <w:rPr>
          <w:rFonts w:hint="eastAsia"/>
          <w:bCs/>
        </w:rPr>
        <w:t>114</w:t>
      </w:r>
      <w:r w:rsidR="00566F2E">
        <w:rPr>
          <w:bCs/>
        </w:rPr>
        <w:t xml:space="preserve"> cm h</w:t>
      </w:r>
      <w:r w:rsidR="00566F2E" w:rsidRPr="00566F2E">
        <w:rPr>
          <w:bCs/>
          <w:vertAlign w:val="superscript"/>
        </w:rPr>
        <w:t>-1</w:t>
      </w:r>
      <w:r w:rsidR="00257619">
        <w:rPr>
          <w:rFonts w:hint="eastAsia"/>
          <w:bCs/>
        </w:rPr>
        <w:t>)</w:t>
      </w:r>
      <w:r w:rsidR="00423E4B">
        <w:rPr>
          <w:bCs/>
        </w:rPr>
        <w:t xml:space="preserve"> values</w:t>
      </w:r>
      <w:r w:rsidR="00257619">
        <w:rPr>
          <w:rFonts w:hint="eastAsia"/>
          <w:bCs/>
        </w:rPr>
        <w:t xml:space="preserve">, </w:t>
      </w:r>
      <w:r>
        <w:rPr>
          <w:bCs/>
        </w:rPr>
        <w:t>and</w:t>
      </w:r>
      <w:r w:rsidR="00257619">
        <w:rPr>
          <w:rFonts w:hint="eastAsia"/>
          <w:bCs/>
        </w:rPr>
        <w:t xml:space="preserve"> much lower index of agreement value</w:t>
      </w:r>
      <w:r>
        <w:rPr>
          <w:bCs/>
        </w:rPr>
        <w:t>s</w:t>
      </w:r>
      <w:r w:rsidR="00257619">
        <w:rPr>
          <w:rFonts w:hint="eastAsia"/>
          <w:bCs/>
        </w:rPr>
        <w:t xml:space="preserve"> (</w:t>
      </w:r>
      <w:r w:rsidR="00257619" w:rsidRPr="00423E4B">
        <w:rPr>
          <w:rFonts w:hint="eastAsia"/>
          <w:bCs/>
          <w:i/>
        </w:rPr>
        <w:t>d</w:t>
      </w:r>
      <w:r w:rsidR="00257619">
        <w:rPr>
          <w:rFonts w:hint="eastAsia"/>
          <w:bCs/>
        </w:rPr>
        <w:t xml:space="preserve"> = 0.06)</w:t>
      </w:r>
      <w:r>
        <w:rPr>
          <w:bCs/>
        </w:rPr>
        <w:t xml:space="preserve"> compared to the models developed in this study</w:t>
      </w:r>
      <w:r w:rsidR="00EC6458">
        <w:rPr>
          <w:rFonts w:hint="eastAsia"/>
          <w:bCs/>
        </w:rPr>
        <w:t>.</w:t>
      </w:r>
      <w:r w:rsidR="00257619">
        <w:rPr>
          <w:rFonts w:hint="eastAsia"/>
          <w:bCs/>
        </w:rPr>
        <w:t xml:space="preserve"> </w:t>
      </w:r>
    </w:p>
    <w:p w14:paraId="1A19D654" w14:textId="6350555C" w:rsidR="00EB786C" w:rsidRDefault="008A66E4" w:rsidP="00F81A25">
      <w:pPr>
        <w:spacing w:before="120" w:after="120"/>
        <w:ind w:firstLine="360"/>
        <w:rPr>
          <w:bCs/>
        </w:rPr>
      </w:pPr>
      <w:r>
        <w:rPr>
          <w:bCs/>
        </w:rPr>
        <w:t xml:space="preserve">The multiple comparisons analysis for the test data indicated that </w:t>
      </w:r>
      <w:r w:rsidR="00EB786C">
        <w:rPr>
          <w:rFonts w:hint="eastAsia"/>
          <w:bCs/>
        </w:rPr>
        <w:t>t</w:t>
      </w:r>
      <w:r w:rsidR="00EB786C">
        <w:t xml:space="preserve">here were </w:t>
      </w:r>
      <w:r w:rsidR="00EB786C" w:rsidRPr="004A6CB7">
        <w:rPr>
          <w:rFonts w:hint="eastAsia"/>
        </w:rPr>
        <w:t>no significant difference</w:t>
      </w:r>
      <w:r w:rsidR="00EB786C">
        <w:t>s</w:t>
      </w:r>
      <w:r w:rsidR="00EB786C" w:rsidRPr="004A6CB7">
        <w:rPr>
          <w:rFonts w:hint="eastAsia"/>
        </w:rPr>
        <w:t xml:space="preserve"> between field</w:t>
      </w:r>
      <w:r w:rsidR="00EB786C">
        <w:t>-</w:t>
      </w:r>
      <w:r w:rsidR="00EB786C" w:rsidRPr="004A6CB7">
        <w:rPr>
          <w:rFonts w:hint="eastAsia"/>
        </w:rPr>
        <w:t xml:space="preserve">measured </w:t>
      </w:r>
      <w:proofErr w:type="spellStart"/>
      <w:r w:rsidR="00EB786C" w:rsidRPr="004A6CB7">
        <w:rPr>
          <w:rFonts w:hint="eastAsia"/>
        </w:rPr>
        <w:t>K</w:t>
      </w:r>
      <w:r w:rsidR="00EB786C" w:rsidRPr="00DC3466">
        <w:rPr>
          <w:vertAlign w:val="subscript"/>
        </w:rPr>
        <w:t>fs</w:t>
      </w:r>
      <w:proofErr w:type="spellEnd"/>
      <w:r w:rsidR="00EB786C" w:rsidRPr="004A6CB7">
        <w:rPr>
          <w:rFonts w:hint="eastAsia"/>
        </w:rPr>
        <w:t xml:space="preserve"> </w:t>
      </w:r>
      <w:r w:rsidR="00EB786C">
        <w:t>versus</w:t>
      </w:r>
      <w:r w:rsidR="00EB786C" w:rsidRPr="004A6CB7">
        <w:rPr>
          <w:rFonts w:hint="eastAsia"/>
        </w:rPr>
        <w:t xml:space="preserve"> </w:t>
      </w:r>
      <w:proofErr w:type="spellStart"/>
      <w:r w:rsidR="00EB786C" w:rsidRPr="004A6CB7">
        <w:rPr>
          <w:rFonts w:hint="eastAsia"/>
        </w:rPr>
        <w:t>K</w:t>
      </w:r>
      <w:r w:rsidR="00EB786C" w:rsidRPr="00DC3466">
        <w:rPr>
          <w:vertAlign w:val="subscript"/>
        </w:rPr>
        <w:t>fs</w:t>
      </w:r>
      <w:proofErr w:type="spellEnd"/>
      <w:r w:rsidR="00EB786C" w:rsidRPr="004A6CB7">
        <w:rPr>
          <w:rFonts w:hint="eastAsia"/>
        </w:rPr>
        <w:t xml:space="preserve"> predicted by the ANN and RF models (</w:t>
      </w:r>
      <w:r w:rsidR="00EB786C">
        <w:t xml:space="preserve">Tukey’s HSD; p = </w:t>
      </w:r>
      <w:r w:rsidR="00EB786C">
        <w:rPr>
          <w:rFonts w:hint="eastAsia"/>
        </w:rPr>
        <w:t>0.99), but there were</w:t>
      </w:r>
      <w:r w:rsidR="00EB786C">
        <w:t xml:space="preserve"> significant differences for the </w:t>
      </w:r>
      <w:r w:rsidR="00236B4A">
        <w:t>ROSETTA</w:t>
      </w:r>
      <w:r w:rsidR="00EB786C">
        <w:t xml:space="preserve">-predicted values (Tukey’s HSD; p </w:t>
      </w:r>
      <w:r w:rsidR="00E63E09">
        <w:rPr>
          <w:rFonts w:hint="eastAsia"/>
        </w:rPr>
        <w:t>&lt;</w:t>
      </w:r>
      <w:r w:rsidR="00EB786C">
        <w:rPr>
          <w:rFonts w:hint="eastAsia"/>
        </w:rPr>
        <w:t xml:space="preserve"> 0.00</w:t>
      </w:r>
      <w:r w:rsidR="00E63E09">
        <w:rPr>
          <w:rFonts w:hint="eastAsia"/>
        </w:rPr>
        <w:t>1</w:t>
      </w:r>
      <w:r w:rsidR="00EB786C">
        <w:t>).</w:t>
      </w:r>
    </w:p>
    <w:p w14:paraId="2B4BB59E" w14:textId="77777777" w:rsidR="008A66E4" w:rsidRDefault="008A66E4" w:rsidP="00480EF8">
      <w:pPr>
        <w:spacing w:after="120" w:line="360" w:lineRule="auto"/>
        <w:rPr>
          <w:b/>
          <w:sz w:val="22"/>
          <w:szCs w:val="22"/>
        </w:rPr>
      </w:pPr>
    </w:p>
    <w:p w14:paraId="57971036" w14:textId="14F0F775" w:rsidR="00480EF8" w:rsidRPr="007C1BAC" w:rsidRDefault="00480EF8" w:rsidP="00480EF8">
      <w:pPr>
        <w:spacing w:after="120" w:line="360" w:lineRule="auto"/>
        <w:rPr>
          <w:sz w:val="22"/>
          <w:szCs w:val="22"/>
        </w:rPr>
      </w:pPr>
      <w:proofErr w:type="gramStart"/>
      <w:r w:rsidRPr="007C1BAC">
        <w:rPr>
          <w:b/>
          <w:sz w:val="22"/>
          <w:szCs w:val="22"/>
        </w:rPr>
        <w:t xml:space="preserve">Table </w:t>
      </w:r>
      <w:r w:rsidR="00957E9B">
        <w:rPr>
          <w:b/>
          <w:sz w:val="22"/>
          <w:szCs w:val="22"/>
        </w:rPr>
        <w:t>2.</w:t>
      </w:r>
      <w:proofErr w:type="gramEnd"/>
      <w:r w:rsidRPr="007C1BAC">
        <w:rPr>
          <w:sz w:val="22"/>
          <w:szCs w:val="22"/>
        </w:rPr>
        <w:t xml:space="preserve"> Summary of model </w:t>
      </w:r>
      <w:r w:rsidR="003C4F83">
        <w:rPr>
          <w:sz w:val="22"/>
          <w:szCs w:val="22"/>
        </w:rPr>
        <w:t>evaluation</w:t>
      </w:r>
      <w:r w:rsidRPr="007C1BAC">
        <w:rPr>
          <w:sz w:val="22"/>
          <w:szCs w:val="22"/>
        </w:rPr>
        <w:t xml:space="preserve"> results for the ANN, RF1, RF2 and </w:t>
      </w:r>
      <w:r w:rsidR="00236B4A">
        <w:rPr>
          <w:sz w:val="22"/>
          <w:szCs w:val="22"/>
        </w:rPr>
        <w:t>ROSETTA</w:t>
      </w:r>
      <w:r w:rsidRPr="007C1BAC">
        <w:rPr>
          <w:sz w:val="22"/>
          <w:szCs w:val="22"/>
        </w:rPr>
        <w:t xml:space="preserve"> model using </w:t>
      </w:r>
      <w:r>
        <w:rPr>
          <w:rFonts w:hint="eastAsia"/>
          <w:sz w:val="22"/>
          <w:szCs w:val="22"/>
        </w:rPr>
        <w:t>test data.</w:t>
      </w:r>
      <w:r w:rsidR="00906856">
        <w:rPr>
          <w:sz w:val="22"/>
          <w:szCs w:val="22"/>
        </w:rPr>
        <w:t xml:space="preserve"> </w:t>
      </w:r>
      <w:r w:rsidR="00601E44">
        <w:rPr>
          <w:sz w:val="22"/>
          <w:szCs w:val="22"/>
        </w:rPr>
        <w:t xml:space="preserve">Slope and Intercept come from simple linear regression model between modeled and measured </w:t>
      </w:r>
      <w:proofErr w:type="spellStart"/>
      <w:r w:rsidR="00601E44">
        <w:rPr>
          <w:sz w:val="22"/>
          <w:szCs w:val="22"/>
        </w:rPr>
        <w:t>K</w:t>
      </w:r>
      <w:r w:rsidR="00601E44" w:rsidRPr="00601E44">
        <w:rPr>
          <w:sz w:val="22"/>
          <w:szCs w:val="22"/>
          <w:vertAlign w:val="subscript"/>
        </w:rPr>
        <w:t>fs</w:t>
      </w:r>
      <w:proofErr w:type="spellEnd"/>
      <w:r w:rsidR="00C7708A">
        <w:rPr>
          <w:sz w:val="22"/>
          <w:szCs w:val="22"/>
        </w:rPr>
        <w:t xml:space="preserve">; </w:t>
      </w:r>
      <w:r w:rsidR="00C7708A" w:rsidRPr="00C7708A">
        <w:rPr>
          <w:i/>
          <w:sz w:val="22"/>
          <w:szCs w:val="22"/>
        </w:rPr>
        <w:t>R</w:t>
      </w:r>
      <w:r w:rsidR="00601E44">
        <w:rPr>
          <w:sz w:val="22"/>
          <w:szCs w:val="22"/>
        </w:rPr>
        <w:t xml:space="preserve"> = Pearson’s correlation; </w:t>
      </w:r>
      <w:r w:rsidR="00601E44" w:rsidRPr="00C7708A">
        <w:rPr>
          <w:i/>
          <w:sz w:val="22"/>
          <w:szCs w:val="22"/>
        </w:rPr>
        <w:t>adjR</w:t>
      </w:r>
      <w:r w:rsidR="00601E44" w:rsidRPr="000E3BCB">
        <w:rPr>
          <w:sz w:val="22"/>
          <w:szCs w:val="22"/>
          <w:vertAlign w:val="superscript"/>
        </w:rPr>
        <w:t>2</w:t>
      </w:r>
      <w:r w:rsidR="00601E44">
        <w:rPr>
          <w:sz w:val="22"/>
          <w:szCs w:val="22"/>
        </w:rPr>
        <w:t xml:space="preserve"> = </w:t>
      </w:r>
      <w:r w:rsidR="00601E44" w:rsidRPr="00B5314C">
        <w:rPr>
          <w:rFonts w:hint="eastAsia"/>
        </w:rPr>
        <w:t>adj</w:t>
      </w:r>
      <w:r w:rsidR="00601E44">
        <w:t xml:space="preserve">usted </w:t>
      </w:r>
      <w:r w:rsidR="00601E44" w:rsidRPr="004F3187">
        <w:rPr>
          <w:rFonts w:hint="eastAsia"/>
          <w:i/>
        </w:rPr>
        <w:t>R</w:t>
      </w:r>
      <w:r w:rsidR="00601E44" w:rsidRPr="00B5314C">
        <w:rPr>
          <w:rFonts w:hint="eastAsia"/>
          <w:vertAlign w:val="superscript"/>
        </w:rPr>
        <w:t>2</w:t>
      </w:r>
      <w:r w:rsidR="00601E44">
        <w:t xml:space="preserve">; </w:t>
      </w:r>
      <w:r w:rsidR="00601E44" w:rsidRPr="00C7708A">
        <w:rPr>
          <w:i/>
        </w:rPr>
        <w:t>E</w:t>
      </w:r>
      <w:r w:rsidR="00601E44">
        <w:t xml:space="preserve"> = </w:t>
      </w:r>
      <w:r w:rsidR="00601E44" w:rsidRPr="00B5314C">
        <w:t>mean error</w:t>
      </w:r>
      <w:r w:rsidR="00601E44">
        <w:t xml:space="preserve">; </w:t>
      </w:r>
      <w:r w:rsidR="00601E44" w:rsidRPr="00C7708A">
        <w:rPr>
          <w:i/>
        </w:rPr>
        <w:t>d</w:t>
      </w:r>
      <w:r w:rsidR="00601E44">
        <w:t xml:space="preserve"> = </w:t>
      </w:r>
      <w:r w:rsidR="00601E44" w:rsidRPr="00B5314C">
        <w:t>index of agreement</w:t>
      </w:r>
      <w:r w:rsidR="00C7708A">
        <w:t>,</w:t>
      </w:r>
      <w:r w:rsidR="00601E44">
        <w:t xml:space="preserve"> RMSE = </w:t>
      </w:r>
      <w:r w:rsidR="00601E44" w:rsidRPr="00B5314C">
        <w:t>root mean square error</w:t>
      </w:r>
      <w:r w:rsidR="00601E44">
        <w:t>; p-value</w:t>
      </w:r>
      <w:r w:rsidR="00C7708A">
        <w:t>s</w:t>
      </w:r>
      <w:r w:rsidR="00601E44">
        <w:t xml:space="preserve"> </w:t>
      </w:r>
      <w:r w:rsidR="004D3C58">
        <w:t>represent results from T</w:t>
      </w:r>
      <w:r w:rsidR="00601E44">
        <w:t xml:space="preserve">ukey’s HSD between modeled and measured </w:t>
      </w:r>
      <w:proofErr w:type="spellStart"/>
      <w:r w:rsidR="00601E44">
        <w:t>K</w:t>
      </w:r>
      <w:r w:rsidR="00601E44" w:rsidRPr="00CD675F">
        <w:rPr>
          <w:vertAlign w:val="subscript"/>
        </w:rPr>
        <w:t>fs</w:t>
      </w:r>
      <w:proofErr w:type="spellEnd"/>
      <w:r w:rsidR="00601E44">
        <w:t>.</w:t>
      </w:r>
      <w:r w:rsidR="00CD675F">
        <w:t xml:space="preserve"> </w:t>
      </w:r>
    </w:p>
    <w:tbl>
      <w:tblPr>
        <w:tblStyle w:val="a5"/>
        <w:tblW w:w="3786"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72"/>
        <w:gridCol w:w="927"/>
        <w:gridCol w:w="652"/>
        <w:gridCol w:w="659"/>
        <w:gridCol w:w="851"/>
        <w:gridCol w:w="603"/>
        <w:gridCol w:w="903"/>
        <w:gridCol w:w="859"/>
        <w:gridCol w:w="9"/>
      </w:tblGrid>
      <w:tr w:rsidR="00601E44" w:rsidRPr="0090059E" w14:paraId="4562AEF1" w14:textId="24517BFD" w:rsidTr="008A66E4">
        <w:trPr>
          <w:trHeight w:val="360"/>
        </w:trPr>
        <w:tc>
          <w:tcPr>
            <w:tcW w:w="5000" w:type="pct"/>
            <w:gridSpan w:val="10"/>
            <w:tcBorders>
              <w:top w:val="single" w:sz="4" w:space="0" w:color="auto"/>
              <w:bottom w:val="single" w:sz="4" w:space="0" w:color="auto"/>
            </w:tcBorders>
            <w:vAlign w:val="center"/>
          </w:tcPr>
          <w:p w14:paraId="650E6B2E" w14:textId="249341B4" w:rsidR="00601E44" w:rsidRPr="0090059E" w:rsidRDefault="00601E44" w:rsidP="0098750F">
            <w:pPr>
              <w:spacing w:line="240" w:lineRule="auto"/>
              <w:jc w:val="center"/>
              <w:rPr>
                <w:sz w:val="20"/>
                <w:szCs w:val="20"/>
              </w:rPr>
            </w:pPr>
            <w:r w:rsidRPr="0090059E">
              <w:rPr>
                <w:sz w:val="20"/>
                <w:szCs w:val="20"/>
              </w:rPr>
              <w:t>Test data (</w:t>
            </w:r>
            <w:r w:rsidRPr="00601E44">
              <w:rPr>
                <w:i/>
                <w:sz w:val="20"/>
                <w:szCs w:val="20"/>
              </w:rPr>
              <w:t>n</w:t>
            </w:r>
            <w:r w:rsidRPr="00E14E62">
              <w:rPr>
                <w:sz w:val="20"/>
                <w:szCs w:val="20"/>
              </w:rPr>
              <w:t xml:space="preserve"> </w:t>
            </w:r>
            <w:r w:rsidRPr="0090059E">
              <w:rPr>
                <w:sz w:val="20"/>
                <w:szCs w:val="20"/>
              </w:rPr>
              <w:t>= 43)</w:t>
            </w:r>
          </w:p>
        </w:tc>
      </w:tr>
      <w:tr w:rsidR="00601E44" w:rsidRPr="0090059E" w14:paraId="3B13EC7F" w14:textId="7532AE7B" w:rsidTr="008A66E4">
        <w:trPr>
          <w:gridAfter w:val="1"/>
          <w:wAfter w:w="4" w:type="pct"/>
          <w:trHeight w:val="360"/>
        </w:trPr>
        <w:tc>
          <w:tcPr>
            <w:tcW w:w="770" w:type="pct"/>
            <w:tcBorders>
              <w:top w:val="single" w:sz="4" w:space="0" w:color="auto"/>
              <w:bottom w:val="single" w:sz="4" w:space="0" w:color="auto"/>
            </w:tcBorders>
            <w:vAlign w:val="center"/>
          </w:tcPr>
          <w:p w14:paraId="75DE2598" w14:textId="5CFCA8B6" w:rsidR="00601E44" w:rsidRPr="0090059E" w:rsidRDefault="00601E44" w:rsidP="00601E44">
            <w:pPr>
              <w:spacing w:line="240" w:lineRule="auto"/>
              <w:jc w:val="center"/>
              <w:rPr>
                <w:sz w:val="20"/>
                <w:szCs w:val="20"/>
              </w:rPr>
            </w:pPr>
            <w:r w:rsidRPr="0090059E">
              <w:rPr>
                <w:sz w:val="20"/>
                <w:szCs w:val="20"/>
              </w:rPr>
              <w:t>Model</w:t>
            </w:r>
          </w:p>
        </w:tc>
        <w:tc>
          <w:tcPr>
            <w:tcW w:w="463" w:type="pct"/>
            <w:tcBorders>
              <w:top w:val="single" w:sz="4" w:space="0" w:color="auto"/>
              <w:bottom w:val="single" w:sz="4" w:space="0" w:color="auto"/>
            </w:tcBorders>
            <w:vAlign w:val="center"/>
          </w:tcPr>
          <w:p w14:paraId="66553473" w14:textId="3C833572" w:rsidR="00601E44" w:rsidRPr="0090059E" w:rsidRDefault="00601E44" w:rsidP="00601E44">
            <w:pPr>
              <w:spacing w:line="240" w:lineRule="auto"/>
              <w:jc w:val="center"/>
              <w:rPr>
                <w:sz w:val="20"/>
                <w:szCs w:val="20"/>
              </w:rPr>
            </w:pPr>
            <w:r w:rsidRPr="0090059E">
              <w:rPr>
                <w:sz w:val="20"/>
                <w:szCs w:val="20"/>
              </w:rPr>
              <w:t>Slope</w:t>
            </w:r>
          </w:p>
        </w:tc>
        <w:tc>
          <w:tcPr>
            <w:tcW w:w="639" w:type="pct"/>
            <w:tcBorders>
              <w:top w:val="single" w:sz="4" w:space="0" w:color="auto"/>
              <w:bottom w:val="single" w:sz="4" w:space="0" w:color="auto"/>
            </w:tcBorders>
            <w:vAlign w:val="center"/>
          </w:tcPr>
          <w:p w14:paraId="1CD11B7A" w14:textId="10A62FA8" w:rsidR="00601E44" w:rsidRPr="0090059E" w:rsidRDefault="00601E44" w:rsidP="00601E44">
            <w:pPr>
              <w:spacing w:line="240" w:lineRule="auto"/>
              <w:jc w:val="center"/>
              <w:rPr>
                <w:sz w:val="20"/>
                <w:szCs w:val="20"/>
              </w:rPr>
            </w:pPr>
            <w:r w:rsidRPr="0090059E">
              <w:rPr>
                <w:sz w:val="20"/>
                <w:szCs w:val="20"/>
              </w:rPr>
              <w:t>Intercept</w:t>
            </w:r>
          </w:p>
        </w:tc>
        <w:tc>
          <w:tcPr>
            <w:tcW w:w="450" w:type="pct"/>
            <w:tcBorders>
              <w:top w:val="single" w:sz="4" w:space="0" w:color="auto"/>
              <w:bottom w:val="single" w:sz="4" w:space="0" w:color="auto"/>
            </w:tcBorders>
            <w:vAlign w:val="center"/>
          </w:tcPr>
          <w:p w14:paraId="0275970B" w14:textId="6970EBF3" w:rsidR="00601E44" w:rsidRPr="008A66E4" w:rsidRDefault="008A66E4" w:rsidP="00601E44">
            <w:pPr>
              <w:spacing w:line="240" w:lineRule="auto"/>
              <w:jc w:val="center"/>
              <w:rPr>
                <w:i/>
                <w:sz w:val="20"/>
                <w:szCs w:val="20"/>
              </w:rPr>
            </w:pPr>
            <w:r w:rsidRPr="008A66E4">
              <w:rPr>
                <w:i/>
                <w:sz w:val="20"/>
                <w:szCs w:val="20"/>
              </w:rPr>
              <w:t>R</w:t>
            </w:r>
          </w:p>
        </w:tc>
        <w:tc>
          <w:tcPr>
            <w:tcW w:w="454" w:type="pct"/>
            <w:tcBorders>
              <w:top w:val="single" w:sz="4" w:space="0" w:color="auto"/>
              <w:bottom w:val="single" w:sz="4" w:space="0" w:color="auto"/>
            </w:tcBorders>
            <w:vAlign w:val="center"/>
          </w:tcPr>
          <w:p w14:paraId="6DC9FFC2" w14:textId="5C47720A" w:rsidR="00601E44" w:rsidRPr="0090059E" w:rsidRDefault="00601E44" w:rsidP="00601E44">
            <w:pPr>
              <w:spacing w:line="240" w:lineRule="auto"/>
              <w:jc w:val="center"/>
              <w:rPr>
                <w:sz w:val="20"/>
                <w:szCs w:val="20"/>
              </w:rPr>
            </w:pPr>
            <w:r w:rsidRPr="008A66E4">
              <w:rPr>
                <w:i/>
                <w:sz w:val="20"/>
                <w:szCs w:val="20"/>
              </w:rPr>
              <w:t>adjR</w:t>
            </w:r>
            <w:r w:rsidRPr="0090059E">
              <w:rPr>
                <w:sz w:val="20"/>
                <w:szCs w:val="20"/>
                <w:vertAlign w:val="superscript"/>
              </w:rPr>
              <w:t>2</w:t>
            </w:r>
          </w:p>
        </w:tc>
        <w:tc>
          <w:tcPr>
            <w:tcW w:w="587" w:type="pct"/>
            <w:tcBorders>
              <w:top w:val="single" w:sz="4" w:space="0" w:color="auto"/>
              <w:bottom w:val="single" w:sz="4" w:space="0" w:color="auto"/>
            </w:tcBorders>
            <w:vAlign w:val="center"/>
          </w:tcPr>
          <w:p w14:paraId="7965A976" w14:textId="13D799F6" w:rsidR="00601E44" w:rsidRPr="008A66E4" w:rsidRDefault="00601E44" w:rsidP="008A66E4">
            <w:pPr>
              <w:spacing w:line="240" w:lineRule="auto"/>
              <w:jc w:val="center"/>
              <w:rPr>
                <w:i/>
                <w:sz w:val="20"/>
                <w:szCs w:val="20"/>
              </w:rPr>
            </w:pPr>
            <w:r w:rsidRPr="008A66E4">
              <w:rPr>
                <w:i/>
                <w:sz w:val="20"/>
                <w:szCs w:val="20"/>
              </w:rPr>
              <w:t>E</w:t>
            </w:r>
          </w:p>
        </w:tc>
        <w:tc>
          <w:tcPr>
            <w:tcW w:w="416" w:type="pct"/>
            <w:tcBorders>
              <w:top w:val="single" w:sz="4" w:space="0" w:color="auto"/>
              <w:bottom w:val="single" w:sz="4" w:space="0" w:color="auto"/>
            </w:tcBorders>
            <w:vAlign w:val="center"/>
          </w:tcPr>
          <w:p w14:paraId="4C231AF6" w14:textId="0F4C99F5" w:rsidR="00601E44" w:rsidRPr="008A66E4" w:rsidRDefault="00601E44" w:rsidP="00601E44">
            <w:pPr>
              <w:spacing w:line="240" w:lineRule="auto"/>
              <w:jc w:val="center"/>
              <w:rPr>
                <w:i/>
                <w:sz w:val="20"/>
                <w:szCs w:val="20"/>
              </w:rPr>
            </w:pPr>
            <w:r w:rsidRPr="008A66E4">
              <w:rPr>
                <w:i/>
                <w:sz w:val="20"/>
                <w:szCs w:val="20"/>
              </w:rPr>
              <w:t>d</w:t>
            </w:r>
          </w:p>
        </w:tc>
        <w:tc>
          <w:tcPr>
            <w:tcW w:w="623" w:type="pct"/>
            <w:tcBorders>
              <w:top w:val="single" w:sz="4" w:space="0" w:color="auto"/>
              <w:bottom w:val="single" w:sz="4" w:space="0" w:color="auto"/>
            </w:tcBorders>
            <w:vAlign w:val="center"/>
          </w:tcPr>
          <w:p w14:paraId="78975976" w14:textId="77777777" w:rsidR="00601E44" w:rsidRPr="0090059E" w:rsidRDefault="00601E44" w:rsidP="00601E44">
            <w:pPr>
              <w:spacing w:line="240" w:lineRule="auto"/>
              <w:jc w:val="center"/>
              <w:rPr>
                <w:sz w:val="20"/>
                <w:szCs w:val="20"/>
              </w:rPr>
            </w:pPr>
            <w:r w:rsidRPr="0090059E">
              <w:rPr>
                <w:sz w:val="20"/>
                <w:szCs w:val="20"/>
              </w:rPr>
              <w:t>RMSE</w:t>
            </w:r>
          </w:p>
          <w:p w14:paraId="77EF86D1" w14:textId="614FEFFD" w:rsidR="00601E44" w:rsidRPr="0090059E" w:rsidRDefault="00601E44" w:rsidP="00601E44">
            <w:pPr>
              <w:spacing w:line="240" w:lineRule="auto"/>
              <w:jc w:val="center"/>
              <w:rPr>
                <w:sz w:val="20"/>
                <w:szCs w:val="20"/>
              </w:rPr>
            </w:pPr>
            <w:r w:rsidRPr="0090059E">
              <w:rPr>
                <w:sz w:val="20"/>
                <w:szCs w:val="20"/>
              </w:rPr>
              <w:t>(cm h</w:t>
            </w:r>
            <w:r w:rsidRPr="0090059E">
              <w:rPr>
                <w:sz w:val="20"/>
                <w:szCs w:val="20"/>
                <w:vertAlign w:val="superscript"/>
              </w:rPr>
              <w:t>-1</w:t>
            </w:r>
            <w:r w:rsidRPr="0090059E">
              <w:rPr>
                <w:sz w:val="20"/>
                <w:szCs w:val="20"/>
              </w:rPr>
              <w:t>)</w:t>
            </w:r>
          </w:p>
        </w:tc>
        <w:tc>
          <w:tcPr>
            <w:tcW w:w="592" w:type="pct"/>
            <w:tcBorders>
              <w:top w:val="single" w:sz="4" w:space="0" w:color="auto"/>
              <w:bottom w:val="single" w:sz="4" w:space="0" w:color="auto"/>
            </w:tcBorders>
            <w:vAlign w:val="center"/>
          </w:tcPr>
          <w:p w14:paraId="345C9EAB" w14:textId="7EDE96A3" w:rsidR="00601E44" w:rsidRPr="0090059E" w:rsidRDefault="00601E44" w:rsidP="00601E44">
            <w:pPr>
              <w:spacing w:line="240" w:lineRule="auto"/>
              <w:jc w:val="center"/>
              <w:rPr>
                <w:sz w:val="20"/>
                <w:szCs w:val="20"/>
              </w:rPr>
            </w:pPr>
            <w:r w:rsidRPr="0090059E">
              <w:rPr>
                <w:sz w:val="20"/>
                <w:szCs w:val="20"/>
              </w:rPr>
              <w:t>p</w:t>
            </w:r>
            <w:r>
              <w:rPr>
                <w:sz w:val="20"/>
                <w:szCs w:val="20"/>
              </w:rPr>
              <w:t>-value</w:t>
            </w:r>
          </w:p>
        </w:tc>
      </w:tr>
      <w:tr w:rsidR="00601E44" w:rsidRPr="0090059E" w14:paraId="6128256A" w14:textId="603FD4DE" w:rsidTr="008A66E4">
        <w:trPr>
          <w:gridAfter w:val="1"/>
          <w:wAfter w:w="4" w:type="pct"/>
          <w:trHeight w:val="360"/>
        </w:trPr>
        <w:tc>
          <w:tcPr>
            <w:tcW w:w="770" w:type="pct"/>
            <w:tcBorders>
              <w:top w:val="single" w:sz="4" w:space="0" w:color="auto"/>
            </w:tcBorders>
            <w:vAlign w:val="center"/>
          </w:tcPr>
          <w:p w14:paraId="0664A59F" w14:textId="77777777" w:rsidR="00601E44" w:rsidRPr="0090059E" w:rsidRDefault="00601E44" w:rsidP="00601E44">
            <w:pPr>
              <w:spacing w:line="240" w:lineRule="auto"/>
              <w:jc w:val="center"/>
              <w:rPr>
                <w:sz w:val="20"/>
                <w:szCs w:val="20"/>
              </w:rPr>
            </w:pPr>
            <w:r w:rsidRPr="0090059E">
              <w:rPr>
                <w:sz w:val="20"/>
                <w:szCs w:val="20"/>
              </w:rPr>
              <w:t>ANN</w:t>
            </w:r>
          </w:p>
        </w:tc>
        <w:tc>
          <w:tcPr>
            <w:tcW w:w="463" w:type="pct"/>
            <w:tcBorders>
              <w:top w:val="single" w:sz="4" w:space="0" w:color="auto"/>
            </w:tcBorders>
            <w:vAlign w:val="center"/>
          </w:tcPr>
          <w:p w14:paraId="5E32844D" w14:textId="6D3C1DC8" w:rsidR="00601E44" w:rsidRPr="0090059E" w:rsidRDefault="00601E44" w:rsidP="00601E44">
            <w:pPr>
              <w:spacing w:line="240" w:lineRule="auto"/>
              <w:jc w:val="center"/>
              <w:rPr>
                <w:sz w:val="20"/>
                <w:szCs w:val="20"/>
              </w:rPr>
            </w:pPr>
            <w:r w:rsidRPr="0090059E">
              <w:rPr>
                <w:sz w:val="20"/>
                <w:szCs w:val="20"/>
              </w:rPr>
              <w:t>0.33</w:t>
            </w:r>
          </w:p>
        </w:tc>
        <w:tc>
          <w:tcPr>
            <w:tcW w:w="639" w:type="pct"/>
            <w:tcBorders>
              <w:top w:val="single" w:sz="4" w:space="0" w:color="auto"/>
            </w:tcBorders>
            <w:vAlign w:val="center"/>
          </w:tcPr>
          <w:p w14:paraId="38132005" w14:textId="364F7340" w:rsidR="00601E44" w:rsidRPr="0090059E" w:rsidRDefault="00601E44" w:rsidP="00601E44">
            <w:pPr>
              <w:spacing w:line="240" w:lineRule="auto"/>
              <w:jc w:val="center"/>
              <w:rPr>
                <w:sz w:val="20"/>
                <w:szCs w:val="20"/>
              </w:rPr>
            </w:pPr>
            <w:r w:rsidRPr="0090059E">
              <w:rPr>
                <w:sz w:val="20"/>
                <w:szCs w:val="20"/>
              </w:rPr>
              <w:t>1.11</w:t>
            </w:r>
          </w:p>
        </w:tc>
        <w:tc>
          <w:tcPr>
            <w:tcW w:w="450" w:type="pct"/>
            <w:tcBorders>
              <w:top w:val="single" w:sz="4" w:space="0" w:color="auto"/>
            </w:tcBorders>
            <w:vAlign w:val="center"/>
          </w:tcPr>
          <w:p w14:paraId="786B2259" w14:textId="598EBE9F" w:rsidR="00601E44" w:rsidRPr="0090059E" w:rsidRDefault="00601E44" w:rsidP="00601E44">
            <w:pPr>
              <w:spacing w:line="240" w:lineRule="auto"/>
              <w:jc w:val="center"/>
              <w:rPr>
                <w:sz w:val="20"/>
                <w:szCs w:val="20"/>
              </w:rPr>
            </w:pPr>
            <w:r w:rsidRPr="0090059E">
              <w:rPr>
                <w:sz w:val="20"/>
                <w:szCs w:val="20"/>
              </w:rPr>
              <w:t>0.51</w:t>
            </w:r>
          </w:p>
        </w:tc>
        <w:tc>
          <w:tcPr>
            <w:tcW w:w="454" w:type="pct"/>
            <w:tcBorders>
              <w:top w:val="single" w:sz="4" w:space="0" w:color="auto"/>
            </w:tcBorders>
            <w:vAlign w:val="center"/>
          </w:tcPr>
          <w:p w14:paraId="530A5902" w14:textId="743034EB" w:rsidR="00601E44" w:rsidRPr="0090059E" w:rsidRDefault="00601E44" w:rsidP="00601E44">
            <w:pPr>
              <w:spacing w:line="240" w:lineRule="auto"/>
              <w:jc w:val="center"/>
              <w:rPr>
                <w:sz w:val="20"/>
                <w:szCs w:val="20"/>
              </w:rPr>
            </w:pPr>
            <w:r w:rsidRPr="0090059E">
              <w:rPr>
                <w:sz w:val="20"/>
                <w:szCs w:val="20"/>
              </w:rPr>
              <w:t>0.27</w:t>
            </w:r>
          </w:p>
        </w:tc>
        <w:tc>
          <w:tcPr>
            <w:tcW w:w="587" w:type="pct"/>
            <w:tcBorders>
              <w:top w:val="single" w:sz="4" w:space="0" w:color="auto"/>
            </w:tcBorders>
            <w:vAlign w:val="center"/>
          </w:tcPr>
          <w:p w14:paraId="4F05962A" w14:textId="77777777" w:rsidR="00601E44" w:rsidRPr="0090059E" w:rsidRDefault="00601E44" w:rsidP="00601E44">
            <w:pPr>
              <w:spacing w:line="240" w:lineRule="auto"/>
              <w:jc w:val="center"/>
              <w:rPr>
                <w:sz w:val="20"/>
                <w:szCs w:val="20"/>
              </w:rPr>
            </w:pPr>
            <w:r w:rsidRPr="0090059E">
              <w:rPr>
                <w:sz w:val="20"/>
                <w:szCs w:val="20"/>
              </w:rPr>
              <w:t>-0.07</w:t>
            </w:r>
          </w:p>
        </w:tc>
        <w:tc>
          <w:tcPr>
            <w:tcW w:w="416" w:type="pct"/>
            <w:tcBorders>
              <w:top w:val="single" w:sz="4" w:space="0" w:color="auto"/>
            </w:tcBorders>
            <w:vAlign w:val="center"/>
          </w:tcPr>
          <w:p w14:paraId="245EAD70" w14:textId="77777777" w:rsidR="00601E44" w:rsidRPr="0090059E" w:rsidRDefault="00601E44" w:rsidP="00601E44">
            <w:pPr>
              <w:spacing w:line="240" w:lineRule="auto"/>
              <w:jc w:val="center"/>
              <w:rPr>
                <w:sz w:val="20"/>
                <w:szCs w:val="20"/>
              </w:rPr>
            </w:pPr>
            <w:r w:rsidRPr="0090059E">
              <w:rPr>
                <w:sz w:val="20"/>
                <w:szCs w:val="20"/>
              </w:rPr>
              <w:t>0.71</w:t>
            </w:r>
          </w:p>
        </w:tc>
        <w:tc>
          <w:tcPr>
            <w:tcW w:w="623" w:type="pct"/>
            <w:tcBorders>
              <w:top w:val="single" w:sz="4" w:space="0" w:color="auto"/>
            </w:tcBorders>
            <w:vAlign w:val="center"/>
          </w:tcPr>
          <w:p w14:paraId="5F3075E8" w14:textId="77777777" w:rsidR="00601E44" w:rsidRPr="0090059E" w:rsidRDefault="00601E44" w:rsidP="00601E44">
            <w:pPr>
              <w:spacing w:line="240" w:lineRule="auto"/>
              <w:jc w:val="center"/>
              <w:rPr>
                <w:sz w:val="20"/>
                <w:szCs w:val="20"/>
              </w:rPr>
            </w:pPr>
            <w:r w:rsidRPr="0090059E">
              <w:rPr>
                <w:sz w:val="20"/>
                <w:szCs w:val="20"/>
              </w:rPr>
              <w:t>2.23</w:t>
            </w:r>
          </w:p>
        </w:tc>
        <w:tc>
          <w:tcPr>
            <w:tcW w:w="592" w:type="pct"/>
            <w:tcBorders>
              <w:top w:val="single" w:sz="4" w:space="0" w:color="auto"/>
            </w:tcBorders>
            <w:vAlign w:val="center"/>
          </w:tcPr>
          <w:p w14:paraId="0BD6452F" w14:textId="455F15CF" w:rsidR="00601E44" w:rsidRPr="0090059E" w:rsidRDefault="00601E44" w:rsidP="00601E44">
            <w:pPr>
              <w:spacing w:line="240" w:lineRule="auto"/>
              <w:jc w:val="center"/>
              <w:rPr>
                <w:sz w:val="20"/>
                <w:szCs w:val="20"/>
              </w:rPr>
            </w:pPr>
            <w:r w:rsidRPr="0090059E">
              <w:rPr>
                <w:sz w:val="20"/>
                <w:szCs w:val="20"/>
              </w:rPr>
              <w:t>0.99</w:t>
            </w:r>
          </w:p>
        </w:tc>
      </w:tr>
      <w:tr w:rsidR="00601E44" w:rsidRPr="0090059E" w14:paraId="5B7A097D" w14:textId="3628CB34" w:rsidTr="008A66E4">
        <w:trPr>
          <w:gridAfter w:val="1"/>
          <w:wAfter w:w="4" w:type="pct"/>
          <w:trHeight w:val="360"/>
        </w:trPr>
        <w:tc>
          <w:tcPr>
            <w:tcW w:w="770" w:type="pct"/>
            <w:vAlign w:val="center"/>
          </w:tcPr>
          <w:p w14:paraId="5C302F12" w14:textId="77777777" w:rsidR="00601E44" w:rsidRPr="0090059E" w:rsidRDefault="00601E44" w:rsidP="00601E44">
            <w:pPr>
              <w:spacing w:line="240" w:lineRule="auto"/>
              <w:jc w:val="center"/>
              <w:rPr>
                <w:sz w:val="20"/>
                <w:szCs w:val="20"/>
              </w:rPr>
            </w:pPr>
            <w:r w:rsidRPr="0090059E">
              <w:rPr>
                <w:sz w:val="20"/>
                <w:szCs w:val="20"/>
              </w:rPr>
              <w:t>RF1</w:t>
            </w:r>
          </w:p>
        </w:tc>
        <w:tc>
          <w:tcPr>
            <w:tcW w:w="463" w:type="pct"/>
            <w:vAlign w:val="center"/>
          </w:tcPr>
          <w:p w14:paraId="3F8A9E08" w14:textId="5CA245ED" w:rsidR="00601E44" w:rsidRPr="0090059E" w:rsidRDefault="00601E44" w:rsidP="00601E44">
            <w:pPr>
              <w:spacing w:line="240" w:lineRule="auto"/>
              <w:jc w:val="center"/>
              <w:rPr>
                <w:sz w:val="20"/>
                <w:szCs w:val="20"/>
              </w:rPr>
            </w:pPr>
            <w:r w:rsidRPr="0090059E">
              <w:rPr>
                <w:sz w:val="20"/>
                <w:szCs w:val="20"/>
              </w:rPr>
              <w:t>0.42</w:t>
            </w:r>
          </w:p>
        </w:tc>
        <w:tc>
          <w:tcPr>
            <w:tcW w:w="639" w:type="pct"/>
            <w:vAlign w:val="center"/>
          </w:tcPr>
          <w:p w14:paraId="77430CCA" w14:textId="58618D5B" w:rsidR="00601E44" w:rsidRPr="0090059E" w:rsidRDefault="00601E44" w:rsidP="00601E44">
            <w:pPr>
              <w:spacing w:line="240" w:lineRule="auto"/>
              <w:jc w:val="center"/>
              <w:rPr>
                <w:sz w:val="20"/>
                <w:szCs w:val="20"/>
              </w:rPr>
            </w:pPr>
            <w:r w:rsidRPr="0090059E">
              <w:rPr>
                <w:sz w:val="20"/>
                <w:szCs w:val="20"/>
              </w:rPr>
              <w:t>1.25</w:t>
            </w:r>
          </w:p>
        </w:tc>
        <w:tc>
          <w:tcPr>
            <w:tcW w:w="450" w:type="pct"/>
            <w:vAlign w:val="center"/>
          </w:tcPr>
          <w:p w14:paraId="5F66413D" w14:textId="5433AF2E" w:rsidR="00601E44" w:rsidRPr="0090059E" w:rsidRDefault="00601E44" w:rsidP="00601E44">
            <w:pPr>
              <w:spacing w:line="240" w:lineRule="auto"/>
              <w:jc w:val="center"/>
              <w:rPr>
                <w:sz w:val="20"/>
                <w:szCs w:val="20"/>
              </w:rPr>
            </w:pPr>
            <w:r w:rsidRPr="0090059E">
              <w:rPr>
                <w:sz w:val="20"/>
                <w:szCs w:val="20"/>
              </w:rPr>
              <w:t>0.51</w:t>
            </w:r>
          </w:p>
        </w:tc>
        <w:tc>
          <w:tcPr>
            <w:tcW w:w="454" w:type="pct"/>
            <w:vAlign w:val="center"/>
          </w:tcPr>
          <w:p w14:paraId="43DD603D" w14:textId="4111B554" w:rsidR="00601E44" w:rsidRPr="0090059E" w:rsidRDefault="00601E44" w:rsidP="00601E44">
            <w:pPr>
              <w:spacing w:line="240" w:lineRule="auto"/>
              <w:jc w:val="center"/>
              <w:rPr>
                <w:sz w:val="20"/>
                <w:szCs w:val="20"/>
              </w:rPr>
            </w:pPr>
            <w:r w:rsidRPr="0090059E">
              <w:rPr>
                <w:sz w:val="20"/>
                <w:szCs w:val="20"/>
              </w:rPr>
              <w:t>0.25</w:t>
            </w:r>
          </w:p>
        </w:tc>
        <w:tc>
          <w:tcPr>
            <w:tcW w:w="587" w:type="pct"/>
            <w:vAlign w:val="center"/>
          </w:tcPr>
          <w:p w14:paraId="1EC1DB01" w14:textId="77777777" w:rsidR="00601E44" w:rsidRPr="0090059E" w:rsidRDefault="00601E44" w:rsidP="00601E44">
            <w:pPr>
              <w:spacing w:line="240" w:lineRule="auto"/>
              <w:jc w:val="center"/>
              <w:rPr>
                <w:sz w:val="20"/>
                <w:szCs w:val="20"/>
              </w:rPr>
            </w:pPr>
            <w:r w:rsidRPr="0090059E">
              <w:rPr>
                <w:sz w:val="20"/>
                <w:szCs w:val="20"/>
              </w:rPr>
              <w:t>0.21</w:t>
            </w:r>
          </w:p>
        </w:tc>
        <w:tc>
          <w:tcPr>
            <w:tcW w:w="416" w:type="pct"/>
            <w:vAlign w:val="center"/>
          </w:tcPr>
          <w:p w14:paraId="0DFB7CD9" w14:textId="77777777" w:rsidR="00601E44" w:rsidRPr="0090059E" w:rsidRDefault="00601E44" w:rsidP="00601E44">
            <w:pPr>
              <w:spacing w:line="240" w:lineRule="auto"/>
              <w:jc w:val="center"/>
              <w:rPr>
                <w:sz w:val="20"/>
                <w:szCs w:val="20"/>
              </w:rPr>
            </w:pPr>
            <w:r w:rsidRPr="0090059E">
              <w:rPr>
                <w:sz w:val="20"/>
                <w:szCs w:val="20"/>
              </w:rPr>
              <w:t>0.70</w:t>
            </w:r>
          </w:p>
        </w:tc>
        <w:tc>
          <w:tcPr>
            <w:tcW w:w="623" w:type="pct"/>
            <w:vAlign w:val="center"/>
          </w:tcPr>
          <w:p w14:paraId="03F14F40" w14:textId="77777777" w:rsidR="00601E44" w:rsidRPr="0090059E" w:rsidRDefault="00601E44" w:rsidP="00601E44">
            <w:pPr>
              <w:spacing w:line="240" w:lineRule="auto"/>
              <w:jc w:val="center"/>
              <w:rPr>
                <w:sz w:val="20"/>
                <w:szCs w:val="20"/>
              </w:rPr>
            </w:pPr>
            <w:r w:rsidRPr="0090059E">
              <w:rPr>
                <w:sz w:val="20"/>
                <w:szCs w:val="20"/>
              </w:rPr>
              <w:t>2.65</w:t>
            </w:r>
          </w:p>
        </w:tc>
        <w:tc>
          <w:tcPr>
            <w:tcW w:w="592" w:type="pct"/>
            <w:vAlign w:val="center"/>
          </w:tcPr>
          <w:p w14:paraId="56086D65" w14:textId="7CA71BC8" w:rsidR="00601E44" w:rsidRPr="0090059E" w:rsidRDefault="00601E44" w:rsidP="00601E44">
            <w:pPr>
              <w:spacing w:line="240" w:lineRule="auto"/>
              <w:jc w:val="center"/>
              <w:rPr>
                <w:sz w:val="20"/>
                <w:szCs w:val="20"/>
              </w:rPr>
            </w:pPr>
            <w:r w:rsidRPr="0090059E">
              <w:rPr>
                <w:sz w:val="20"/>
                <w:szCs w:val="20"/>
              </w:rPr>
              <w:t>0.99</w:t>
            </w:r>
          </w:p>
        </w:tc>
      </w:tr>
      <w:tr w:rsidR="00601E44" w:rsidRPr="0090059E" w14:paraId="2FDE5076" w14:textId="1C599DED" w:rsidTr="008A66E4">
        <w:trPr>
          <w:gridAfter w:val="1"/>
          <w:wAfter w:w="4" w:type="pct"/>
          <w:trHeight w:val="360"/>
        </w:trPr>
        <w:tc>
          <w:tcPr>
            <w:tcW w:w="770" w:type="pct"/>
            <w:vAlign w:val="center"/>
          </w:tcPr>
          <w:p w14:paraId="73CAE5EF" w14:textId="77777777" w:rsidR="00601E44" w:rsidRPr="0090059E" w:rsidRDefault="00601E44" w:rsidP="00601E44">
            <w:pPr>
              <w:spacing w:line="240" w:lineRule="auto"/>
              <w:jc w:val="center"/>
              <w:rPr>
                <w:sz w:val="20"/>
                <w:szCs w:val="20"/>
              </w:rPr>
            </w:pPr>
            <w:r w:rsidRPr="0090059E">
              <w:rPr>
                <w:sz w:val="20"/>
                <w:szCs w:val="20"/>
              </w:rPr>
              <w:t>RF2</w:t>
            </w:r>
          </w:p>
        </w:tc>
        <w:tc>
          <w:tcPr>
            <w:tcW w:w="463" w:type="pct"/>
            <w:vAlign w:val="center"/>
          </w:tcPr>
          <w:p w14:paraId="49E406BF" w14:textId="01F7C6ED" w:rsidR="00601E44" w:rsidRPr="0090059E" w:rsidRDefault="00601E44" w:rsidP="00601E44">
            <w:pPr>
              <w:spacing w:line="240" w:lineRule="auto"/>
              <w:jc w:val="center"/>
              <w:rPr>
                <w:sz w:val="20"/>
                <w:szCs w:val="20"/>
              </w:rPr>
            </w:pPr>
            <w:r w:rsidRPr="0090059E">
              <w:rPr>
                <w:sz w:val="20"/>
                <w:szCs w:val="20"/>
              </w:rPr>
              <w:t>0.49</w:t>
            </w:r>
          </w:p>
        </w:tc>
        <w:tc>
          <w:tcPr>
            <w:tcW w:w="639" w:type="pct"/>
            <w:vAlign w:val="center"/>
          </w:tcPr>
          <w:p w14:paraId="7C9CD49E" w14:textId="1997189D" w:rsidR="00601E44" w:rsidRPr="0090059E" w:rsidRDefault="00601E44" w:rsidP="00601E44">
            <w:pPr>
              <w:spacing w:line="240" w:lineRule="auto"/>
              <w:jc w:val="center"/>
              <w:rPr>
                <w:sz w:val="20"/>
                <w:szCs w:val="20"/>
              </w:rPr>
            </w:pPr>
            <w:r w:rsidRPr="0090059E">
              <w:rPr>
                <w:sz w:val="20"/>
                <w:szCs w:val="20"/>
              </w:rPr>
              <w:t>1.13</w:t>
            </w:r>
          </w:p>
        </w:tc>
        <w:tc>
          <w:tcPr>
            <w:tcW w:w="450" w:type="pct"/>
            <w:vAlign w:val="center"/>
          </w:tcPr>
          <w:p w14:paraId="1BB62D25" w14:textId="5DD4543F" w:rsidR="00601E44" w:rsidRPr="0090059E" w:rsidRDefault="00601E44" w:rsidP="00601E44">
            <w:pPr>
              <w:spacing w:line="240" w:lineRule="auto"/>
              <w:jc w:val="center"/>
              <w:rPr>
                <w:sz w:val="20"/>
                <w:szCs w:val="20"/>
              </w:rPr>
            </w:pPr>
            <w:r w:rsidRPr="0090059E">
              <w:rPr>
                <w:sz w:val="20"/>
                <w:szCs w:val="20"/>
              </w:rPr>
              <w:t>0.61</w:t>
            </w:r>
          </w:p>
        </w:tc>
        <w:tc>
          <w:tcPr>
            <w:tcW w:w="454" w:type="pct"/>
            <w:vAlign w:val="center"/>
          </w:tcPr>
          <w:p w14:paraId="4BE3B011" w14:textId="70E1A650" w:rsidR="00601E44" w:rsidRPr="0090059E" w:rsidRDefault="00601E44" w:rsidP="00601E44">
            <w:pPr>
              <w:spacing w:line="240" w:lineRule="auto"/>
              <w:jc w:val="center"/>
              <w:rPr>
                <w:sz w:val="20"/>
                <w:szCs w:val="20"/>
              </w:rPr>
            </w:pPr>
            <w:r w:rsidRPr="0090059E">
              <w:rPr>
                <w:sz w:val="20"/>
                <w:szCs w:val="20"/>
              </w:rPr>
              <w:t>0.36</w:t>
            </w:r>
          </w:p>
        </w:tc>
        <w:tc>
          <w:tcPr>
            <w:tcW w:w="587" w:type="pct"/>
            <w:vAlign w:val="center"/>
          </w:tcPr>
          <w:p w14:paraId="78E65E7B" w14:textId="77777777" w:rsidR="00601E44" w:rsidRPr="0090059E" w:rsidRDefault="00601E44" w:rsidP="00601E44">
            <w:pPr>
              <w:spacing w:line="240" w:lineRule="auto"/>
              <w:jc w:val="center"/>
              <w:rPr>
                <w:sz w:val="20"/>
                <w:szCs w:val="20"/>
              </w:rPr>
            </w:pPr>
            <w:r w:rsidRPr="0090059E">
              <w:rPr>
                <w:sz w:val="20"/>
                <w:szCs w:val="20"/>
              </w:rPr>
              <w:t>0.21</w:t>
            </w:r>
          </w:p>
        </w:tc>
        <w:tc>
          <w:tcPr>
            <w:tcW w:w="416" w:type="pct"/>
            <w:vAlign w:val="center"/>
          </w:tcPr>
          <w:p w14:paraId="38C37A83" w14:textId="77777777" w:rsidR="00601E44" w:rsidRPr="0090059E" w:rsidRDefault="00601E44" w:rsidP="00601E44">
            <w:pPr>
              <w:spacing w:line="240" w:lineRule="auto"/>
              <w:jc w:val="center"/>
              <w:rPr>
                <w:sz w:val="20"/>
                <w:szCs w:val="20"/>
              </w:rPr>
            </w:pPr>
            <w:r w:rsidRPr="0090059E">
              <w:rPr>
                <w:sz w:val="20"/>
                <w:szCs w:val="20"/>
              </w:rPr>
              <w:t>0.77</w:t>
            </w:r>
          </w:p>
        </w:tc>
        <w:tc>
          <w:tcPr>
            <w:tcW w:w="623" w:type="pct"/>
            <w:vAlign w:val="center"/>
          </w:tcPr>
          <w:p w14:paraId="3E3FC7BC" w14:textId="77777777" w:rsidR="00601E44" w:rsidRPr="0090059E" w:rsidRDefault="00601E44" w:rsidP="00601E44">
            <w:pPr>
              <w:spacing w:line="240" w:lineRule="auto"/>
              <w:jc w:val="center"/>
              <w:rPr>
                <w:sz w:val="20"/>
                <w:szCs w:val="20"/>
              </w:rPr>
            </w:pPr>
            <w:r w:rsidRPr="0090059E">
              <w:rPr>
                <w:sz w:val="20"/>
                <w:szCs w:val="20"/>
              </w:rPr>
              <w:t>2.36</w:t>
            </w:r>
          </w:p>
        </w:tc>
        <w:tc>
          <w:tcPr>
            <w:tcW w:w="592" w:type="pct"/>
            <w:vAlign w:val="center"/>
          </w:tcPr>
          <w:p w14:paraId="350C4598" w14:textId="59A0459A" w:rsidR="00601E44" w:rsidRPr="0090059E" w:rsidRDefault="00601E44" w:rsidP="00601E44">
            <w:pPr>
              <w:spacing w:line="240" w:lineRule="auto"/>
              <w:jc w:val="center"/>
              <w:rPr>
                <w:sz w:val="20"/>
                <w:szCs w:val="20"/>
              </w:rPr>
            </w:pPr>
            <w:r w:rsidRPr="0090059E">
              <w:rPr>
                <w:sz w:val="20"/>
                <w:szCs w:val="20"/>
              </w:rPr>
              <w:t>0.99</w:t>
            </w:r>
          </w:p>
        </w:tc>
      </w:tr>
      <w:tr w:rsidR="00601E44" w:rsidRPr="0090059E" w14:paraId="6B298DF7" w14:textId="32D6B069" w:rsidTr="008A66E4">
        <w:trPr>
          <w:gridAfter w:val="1"/>
          <w:wAfter w:w="4" w:type="pct"/>
          <w:trHeight w:val="360"/>
        </w:trPr>
        <w:tc>
          <w:tcPr>
            <w:tcW w:w="770" w:type="pct"/>
            <w:vAlign w:val="center"/>
          </w:tcPr>
          <w:p w14:paraId="7EC19E8C" w14:textId="013E87AB" w:rsidR="00601E44" w:rsidRPr="0090059E" w:rsidRDefault="00236B4A" w:rsidP="00601E44">
            <w:pPr>
              <w:spacing w:line="240" w:lineRule="auto"/>
              <w:jc w:val="center"/>
              <w:rPr>
                <w:sz w:val="20"/>
                <w:szCs w:val="20"/>
              </w:rPr>
            </w:pPr>
            <w:r>
              <w:rPr>
                <w:sz w:val="20"/>
                <w:szCs w:val="20"/>
              </w:rPr>
              <w:t>ROSETTA</w:t>
            </w:r>
          </w:p>
        </w:tc>
        <w:tc>
          <w:tcPr>
            <w:tcW w:w="463" w:type="pct"/>
            <w:vAlign w:val="center"/>
          </w:tcPr>
          <w:p w14:paraId="64EC5F56" w14:textId="1631B65E" w:rsidR="00601E44" w:rsidRPr="0090059E" w:rsidRDefault="00601E44" w:rsidP="004D3C58">
            <w:pPr>
              <w:spacing w:line="240" w:lineRule="auto"/>
              <w:jc w:val="center"/>
              <w:rPr>
                <w:sz w:val="20"/>
                <w:szCs w:val="20"/>
              </w:rPr>
            </w:pPr>
            <w:r w:rsidRPr="0090059E">
              <w:rPr>
                <w:sz w:val="20"/>
                <w:szCs w:val="20"/>
              </w:rPr>
              <w:t>0.</w:t>
            </w:r>
            <w:r w:rsidR="004D3C58">
              <w:rPr>
                <w:sz w:val="20"/>
                <w:szCs w:val="20"/>
              </w:rPr>
              <w:t>02</w:t>
            </w:r>
          </w:p>
        </w:tc>
        <w:tc>
          <w:tcPr>
            <w:tcW w:w="639" w:type="pct"/>
            <w:vAlign w:val="center"/>
          </w:tcPr>
          <w:p w14:paraId="32A06B94" w14:textId="1C33BE77" w:rsidR="00601E44" w:rsidRPr="0090059E" w:rsidRDefault="00601E44" w:rsidP="004D3C58">
            <w:pPr>
              <w:spacing w:line="240" w:lineRule="auto"/>
              <w:jc w:val="center"/>
              <w:rPr>
                <w:sz w:val="20"/>
                <w:szCs w:val="20"/>
              </w:rPr>
            </w:pPr>
            <w:r w:rsidRPr="0090059E">
              <w:rPr>
                <w:sz w:val="20"/>
                <w:szCs w:val="20"/>
              </w:rPr>
              <w:t>0.</w:t>
            </w:r>
            <w:r w:rsidR="004D3C58">
              <w:rPr>
                <w:sz w:val="20"/>
                <w:szCs w:val="20"/>
              </w:rPr>
              <w:t>91</w:t>
            </w:r>
          </w:p>
        </w:tc>
        <w:tc>
          <w:tcPr>
            <w:tcW w:w="450" w:type="pct"/>
            <w:vAlign w:val="center"/>
          </w:tcPr>
          <w:p w14:paraId="7EB37116" w14:textId="35B0DB3D" w:rsidR="00601E44" w:rsidRPr="0090059E" w:rsidRDefault="00601E44" w:rsidP="00601E44">
            <w:pPr>
              <w:spacing w:line="240" w:lineRule="auto"/>
              <w:jc w:val="center"/>
              <w:rPr>
                <w:sz w:val="20"/>
                <w:szCs w:val="20"/>
              </w:rPr>
            </w:pPr>
            <w:r w:rsidRPr="0090059E">
              <w:rPr>
                <w:sz w:val="20"/>
                <w:szCs w:val="20"/>
              </w:rPr>
              <w:t>0.58</w:t>
            </w:r>
          </w:p>
        </w:tc>
        <w:tc>
          <w:tcPr>
            <w:tcW w:w="454" w:type="pct"/>
            <w:vAlign w:val="center"/>
          </w:tcPr>
          <w:p w14:paraId="5B125775" w14:textId="36EEB571" w:rsidR="00601E44" w:rsidRPr="0090059E" w:rsidRDefault="00601E44" w:rsidP="00601E44">
            <w:pPr>
              <w:spacing w:line="240" w:lineRule="auto"/>
              <w:jc w:val="center"/>
              <w:rPr>
                <w:sz w:val="20"/>
                <w:szCs w:val="20"/>
              </w:rPr>
            </w:pPr>
            <w:r w:rsidRPr="0090059E">
              <w:rPr>
                <w:sz w:val="20"/>
                <w:szCs w:val="20"/>
              </w:rPr>
              <w:t>0.32</w:t>
            </w:r>
          </w:p>
        </w:tc>
        <w:tc>
          <w:tcPr>
            <w:tcW w:w="587" w:type="pct"/>
            <w:vAlign w:val="center"/>
          </w:tcPr>
          <w:p w14:paraId="69B20EF3" w14:textId="77777777" w:rsidR="00601E44" w:rsidRPr="0090059E" w:rsidRDefault="00601E44" w:rsidP="00601E44">
            <w:pPr>
              <w:spacing w:line="240" w:lineRule="auto"/>
              <w:jc w:val="center"/>
              <w:rPr>
                <w:sz w:val="20"/>
                <w:szCs w:val="20"/>
              </w:rPr>
            </w:pPr>
            <w:r w:rsidRPr="0090059E">
              <w:rPr>
                <w:sz w:val="20"/>
                <w:szCs w:val="20"/>
              </w:rPr>
              <w:t>51.56</w:t>
            </w:r>
          </w:p>
        </w:tc>
        <w:tc>
          <w:tcPr>
            <w:tcW w:w="416" w:type="pct"/>
            <w:vAlign w:val="center"/>
          </w:tcPr>
          <w:p w14:paraId="6EF46C3F" w14:textId="77777777" w:rsidR="00601E44" w:rsidRPr="0090059E" w:rsidRDefault="00601E44" w:rsidP="00601E44">
            <w:pPr>
              <w:spacing w:line="240" w:lineRule="auto"/>
              <w:jc w:val="center"/>
              <w:rPr>
                <w:sz w:val="20"/>
                <w:szCs w:val="20"/>
              </w:rPr>
            </w:pPr>
            <w:r w:rsidRPr="0090059E">
              <w:rPr>
                <w:sz w:val="20"/>
                <w:szCs w:val="20"/>
              </w:rPr>
              <w:t>0.06</w:t>
            </w:r>
          </w:p>
        </w:tc>
        <w:tc>
          <w:tcPr>
            <w:tcW w:w="623" w:type="pct"/>
            <w:vAlign w:val="center"/>
          </w:tcPr>
          <w:p w14:paraId="31E9A346" w14:textId="77777777" w:rsidR="00601E44" w:rsidRPr="0090059E" w:rsidRDefault="00601E44" w:rsidP="00601E44">
            <w:pPr>
              <w:spacing w:line="240" w:lineRule="auto"/>
              <w:jc w:val="center"/>
              <w:rPr>
                <w:sz w:val="20"/>
                <w:szCs w:val="20"/>
              </w:rPr>
            </w:pPr>
            <w:r w:rsidRPr="0090059E">
              <w:rPr>
                <w:sz w:val="20"/>
                <w:szCs w:val="20"/>
              </w:rPr>
              <w:t>114.38</w:t>
            </w:r>
          </w:p>
        </w:tc>
        <w:tc>
          <w:tcPr>
            <w:tcW w:w="592" w:type="pct"/>
            <w:vAlign w:val="center"/>
          </w:tcPr>
          <w:p w14:paraId="713A7DF7" w14:textId="1ED23F59" w:rsidR="00601E44" w:rsidRPr="0090059E" w:rsidRDefault="00601E44" w:rsidP="00601E44">
            <w:pPr>
              <w:spacing w:line="240" w:lineRule="auto"/>
              <w:jc w:val="center"/>
              <w:rPr>
                <w:sz w:val="20"/>
                <w:szCs w:val="20"/>
              </w:rPr>
            </w:pPr>
            <w:r w:rsidRPr="0090059E">
              <w:rPr>
                <w:sz w:val="20"/>
                <w:szCs w:val="20"/>
              </w:rPr>
              <w:t>&lt;0.001</w:t>
            </w:r>
          </w:p>
        </w:tc>
      </w:tr>
    </w:tbl>
    <w:p w14:paraId="6A484100" w14:textId="77777777" w:rsidR="00480EF8" w:rsidRDefault="00480EF8" w:rsidP="00480EF8">
      <w:pPr>
        <w:spacing w:after="120" w:line="360" w:lineRule="auto"/>
      </w:pPr>
    </w:p>
    <w:p w14:paraId="6F2B66E5" w14:textId="2F54E251" w:rsidR="006C7497" w:rsidRDefault="0059769A" w:rsidP="006C7497">
      <w:pPr>
        <w:spacing w:before="120" w:line="240" w:lineRule="auto"/>
      </w:pPr>
      <w:r w:rsidRPr="0059769A">
        <w:lastRenderedPageBreak/>
        <w:t xml:space="preserve"> </w:t>
      </w:r>
      <w:r w:rsidR="00B47CDA" w:rsidRPr="00B47CDA">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801572">
        <w:rPr>
          <w:rFonts w:eastAsia="Times New Roman"/>
          <w:noProof/>
          <w:color w:val="000000"/>
          <w:w w:val="0"/>
          <w:sz w:val="0"/>
          <w:szCs w:val="0"/>
          <w:u w:color="000000"/>
          <w:bdr w:val="none" w:sz="0" w:space="0" w:color="000000"/>
          <w:shd w:val="clear" w:color="000000" w:fill="000000"/>
        </w:rPr>
        <w:drawing>
          <wp:inline distT="0" distB="0" distL="0" distR="0" wp14:anchorId="4D06DD0B" wp14:editId="0C256B6F">
            <wp:extent cx="5943600" cy="6792686"/>
            <wp:effectExtent l="0" t="0" r="0" b="8255"/>
            <wp:docPr id="1" name="图片 1" descr="G:\My Drive\MyResearch\29. PstDoc\EPA\R_Ksat\3.Ann_RF_Ksat_V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y Drive\MyResearch\29. PstDoc\EPA\R_Ksat\3.Ann_RF_Ksat_V3.tif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792686"/>
                    </a:xfrm>
                    <a:prstGeom prst="rect">
                      <a:avLst/>
                    </a:prstGeom>
                    <a:noFill/>
                    <a:ln>
                      <a:noFill/>
                    </a:ln>
                  </pic:spPr>
                </pic:pic>
              </a:graphicData>
            </a:graphic>
          </wp:inline>
        </w:drawing>
      </w:r>
    </w:p>
    <w:p w14:paraId="273FB176" w14:textId="1F90E4A8" w:rsidR="000E3F29" w:rsidRDefault="006C7497" w:rsidP="000E3F29">
      <w:pPr>
        <w:spacing w:before="120" w:after="120" w:line="240" w:lineRule="auto"/>
      </w:pPr>
      <w:proofErr w:type="gramStart"/>
      <w:r w:rsidRPr="00D0299F">
        <w:rPr>
          <w:rFonts w:hint="eastAsia"/>
          <w:b/>
        </w:rPr>
        <w:t xml:space="preserve">Figure </w:t>
      </w:r>
      <w:r>
        <w:rPr>
          <w:rFonts w:hint="eastAsia"/>
          <w:b/>
        </w:rPr>
        <w:t>4</w:t>
      </w:r>
      <w:r w:rsidRPr="00D0299F">
        <w:rPr>
          <w:rFonts w:hint="eastAsia"/>
          <w:b/>
        </w:rPr>
        <w:t>.</w:t>
      </w:r>
      <w:proofErr w:type="gramEnd"/>
      <w:r>
        <w:rPr>
          <w:rFonts w:hint="eastAsia"/>
        </w:rPr>
        <w:t xml:space="preserve"> </w:t>
      </w:r>
      <w:r w:rsidR="00906856">
        <w:t>M</w:t>
      </w:r>
      <w:r w:rsidR="00906856">
        <w:rPr>
          <w:rFonts w:hint="eastAsia"/>
        </w:rPr>
        <w:t xml:space="preserve">easured </w:t>
      </w:r>
      <w:proofErr w:type="spellStart"/>
      <w:r w:rsidR="00D559B6" w:rsidRPr="005A1B3A">
        <w:rPr>
          <w:rFonts w:hint="eastAsia"/>
          <w:bCs/>
        </w:rPr>
        <w:t>K</w:t>
      </w:r>
      <w:r w:rsidR="00D559B6" w:rsidRPr="00161159">
        <w:rPr>
          <w:bCs/>
          <w:vertAlign w:val="subscript"/>
        </w:rPr>
        <w:t>fs</w:t>
      </w:r>
      <w:proofErr w:type="spellEnd"/>
      <w:r w:rsidR="00906856">
        <w:rPr>
          <w:rFonts w:hint="eastAsia"/>
        </w:rPr>
        <w:t xml:space="preserve"> </w:t>
      </w:r>
      <w:r w:rsidR="00906856">
        <w:t>versus</w:t>
      </w:r>
      <w:r>
        <w:rPr>
          <w:rFonts w:hint="eastAsia"/>
        </w:rPr>
        <w:t xml:space="preserve"> </w:t>
      </w:r>
      <w:proofErr w:type="spellStart"/>
      <w:r w:rsidR="00D559B6" w:rsidRPr="005A1B3A">
        <w:rPr>
          <w:rFonts w:hint="eastAsia"/>
          <w:bCs/>
        </w:rPr>
        <w:t>K</w:t>
      </w:r>
      <w:r w:rsidR="00D559B6" w:rsidRPr="00161159">
        <w:rPr>
          <w:bCs/>
          <w:vertAlign w:val="subscript"/>
        </w:rPr>
        <w:t>fs</w:t>
      </w:r>
      <w:proofErr w:type="spellEnd"/>
      <w:r>
        <w:rPr>
          <w:rFonts w:hint="eastAsia"/>
        </w:rPr>
        <w:t xml:space="preserve"> </w:t>
      </w:r>
      <w:r w:rsidR="00906856">
        <w:rPr>
          <w:rFonts w:hint="eastAsia"/>
        </w:rPr>
        <w:t xml:space="preserve">predicted </w:t>
      </w:r>
      <w:r>
        <w:rPr>
          <w:rFonts w:hint="eastAsia"/>
        </w:rPr>
        <w:t>by</w:t>
      </w:r>
      <w:r w:rsidR="00D559B6">
        <w:t xml:space="preserve"> </w:t>
      </w:r>
      <w:r w:rsidR="0006525C">
        <w:t>the</w:t>
      </w:r>
      <w:r>
        <w:rPr>
          <w:rFonts w:hint="eastAsia"/>
        </w:rPr>
        <w:t xml:space="preserve"> </w:t>
      </w:r>
      <w:del w:id="49" w:author="Windows User" w:date="2019-03-30T15:31:00Z">
        <w:r w:rsidDel="00C7416F">
          <w:delText>artificial</w:delText>
        </w:r>
        <w:r w:rsidDel="00C7416F">
          <w:rPr>
            <w:rFonts w:hint="eastAsia"/>
          </w:rPr>
          <w:delText xml:space="preserve"> neural network </w:delText>
        </w:r>
      </w:del>
      <w:ins w:id="50" w:author="Windows User" w:date="2019-03-30T15:31:00Z">
        <w:r w:rsidR="00C7416F">
          <w:t xml:space="preserve">Artificial Neural Network </w:t>
        </w:r>
      </w:ins>
      <w:r>
        <w:rPr>
          <w:rFonts w:hint="eastAsia"/>
        </w:rPr>
        <w:t xml:space="preserve">model </w:t>
      </w:r>
      <w:bookmarkStart w:id="51" w:name="OLE_LINK1"/>
      <w:bookmarkStart w:id="52" w:name="OLE_LINK2"/>
      <w:r w:rsidR="00906856">
        <w:t xml:space="preserve">(ANN; </w:t>
      </w:r>
      <w:r>
        <w:rPr>
          <w:rFonts w:hint="eastAsia"/>
        </w:rPr>
        <w:t xml:space="preserve">panels </w:t>
      </w:r>
      <w:proofErr w:type="gramStart"/>
      <w:r>
        <w:rPr>
          <w:rFonts w:hint="eastAsia"/>
        </w:rPr>
        <w:t>a and</w:t>
      </w:r>
      <w:proofErr w:type="gramEnd"/>
      <w:r>
        <w:rPr>
          <w:rFonts w:hint="eastAsia"/>
        </w:rPr>
        <w:t xml:space="preserve"> </w:t>
      </w:r>
      <w:bookmarkEnd w:id="51"/>
      <w:bookmarkEnd w:id="52"/>
      <w:r w:rsidR="00906856">
        <w:t>d)</w:t>
      </w:r>
      <w:r w:rsidR="00D559B6">
        <w:t xml:space="preserve">, </w:t>
      </w:r>
      <w:r w:rsidR="0006525C">
        <w:t xml:space="preserve">the </w:t>
      </w:r>
      <w:r w:rsidR="00906856">
        <w:rPr>
          <w:rFonts w:hint="eastAsia"/>
        </w:rPr>
        <w:t>random forest model</w:t>
      </w:r>
      <w:r w:rsidR="00906856">
        <w:t>s without soil structure</w:t>
      </w:r>
      <w:r w:rsidR="00906856">
        <w:rPr>
          <w:rFonts w:hint="eastAsia"/>
        </w:rPr>
        <w:t xml:space="preserve"> (</w:t>
      </w:r>
      <w:r w:rsidR="00906856">
        <w:t xml:space="preserve">RF1; </w:t>
      </w:r>
      <w:r w:rsidR="00906856">
        <w:rPr>
          <w:rFonts w:hint="eastAsia"/>
        </w:rPr>
        <w:t>panel</w:t>
      </w:r>
      <w:r w:rsidR="00906856">
        <w:t>s</w:t>
      </w:r>
      <w:r w:rsidR="00906856">
        <w:rPr>
          <w:rFonts w:hint="eastAsia"/>
        </w:rPr>
        <w:t xml:space="preserve"> b</w:t>
      </w:r>
      <w:r w:rsidR="00906856">
        <w:t xml:space="preserve"> and e) and with soil structure (RF2; panels</w:t>
      </w:r>
      <w:r w:rsidR="00906856">
        <w:rPr>
          <w:rFonts w:hint="eastAsia"/>
        </w:rPr>
        <w:t xml:space="preserve"> c</w:t>
      </w:r>
      <w:r w:rsidR="00906856">
        <w:t xml:space="preserve"> and f</w:t>
      </w:r>
      <w:r w:rsidR="00906856">
        <w:rPr>
          <w:rFonts w:hint="eastAsia"/>
        </w:rPr>
        <w:t>),</w:t>
      </w:r>
      <w:r w:rsidR="00906856">
        <w:t xml:space="preserve"> </w:t>
      </w:r>
      <w:r w:rsidR="00D559B6">
        <w:t>and</w:t>
      </w:r>
      <w:r w:rsidR="00906856">
        <w:t xml:space="preserve"> the</w:t>
      </w:r>
      <w:r w:rsidR="00D559B6">
        <w:t xml:space="preserve"> </w:t>
      </w:r>
      <w:r w:rsidR="00236B4A">
        <w:t>ROSETTA</w:t>
      </w:r>
      <w:r w:rsidR="00906856">
        <w:t xml:space="preserve"> model</w:t>
      </w:r>
      <w:r w:rsidR="00D559B6">
        <w:t xml:space="preserve"> </w:t>
      </w:r>
      <w:r w:rsidR="00906856">
        <w:t>(</w:t>
      </w:r>
      <w:r w:rsidR="00D559B6">
        <w:t>panel g)</w:t>
      </w:r>
      <w:r w:rsidR="0006525C">
        <w:t>, for the testing dataset</w:t>
      </w:r>
      <w:r w:rsidR="00D559B6">
        <w:t>.</w:t>
      </w:r>
      <w:r>
        <w:rPr>
          <w:rFonts w:hint="eastAsia"/>
        </w:rPr>
        <w:t xml:space="preserve"> Note that th</w:t>
      </w:r>
      <w:r w:rsidR="00380F86">
        <w:rPr>
          <w:rFonts w:hint="eastAsia"/>
        </w:rPr>
        <w:t xml:space="preserve">e solid blue lines </w:t>
      </w:r>
      <w:r w:rsidR="00906856">
        <w:t>represent the</w:t>
      </w:r>
      <w:r w:rsidR="00380F86">
        <w:rPr>
          <w:rFonts w:hint="eastAsia"/>
        </w:rPr>
        <w:t xml:space="preserve"> 1:1 </w:t>
      </w:r>
      <w:r w:rsidR="00906856">
        <w:t>relationship</w:t>
      </w:r>
      <w:r w:rsidR="00D167D4">
        <w:t xml:space="preserve"> and </w:t>
      </w:r>
      <w:r w:rsidR="009A4DCA">
        <w:t>each</w:t>
      </w:r>
      <w:r w:rsidR="00D167D4">
        <w:t xml:space="preserve"> dashed red line represent</w:t>
      </w:r>
      <w:r w:rsidR="009A4DCA">
        <w:t>s</w:t>
      </w:r>
      <w:r w:rsidR="00D167D4">
        <w:t xml:space="preserve"> </w:t>
      </w:r>
      <w:r w:rsidR="009A4DCA">
        <w:t xml:space="preserve">a </w:t>
      </w:r>
      <w:r w:rsidR="004E6769">
        <w:t>simple linear model (SLR).</w:t>
      </w:r>
    </w:p>
    <w:p w14:paraId="6A86278C" w14:textId="39F280B0" w:rsidR="006C7497" w:rsidRDefault="006C7497" w:rsidP="000E3F29">
      <w:pPr>
        <w:spacing w:before="120" w:after="120" w:line="240" w:lineRule="auto"/>
      </w:pPr>
    </w:p>
    <w:p w14:paraId="37A804CB" w14:textId="4537E586" w:rsidR="006C7497" w:rsidRPr="0032031E" w:rsidRDefault="006C7497" w:rsidP="006C7497">
      <w:pPr>
        <w:spacing w:before="120" w:after="120"/>
        <w:rPr>
          <w:b/>
        </w:rPr>
      </w:pPr>
      <w:r>
        <w:rPr>
          <w:rFonts w:hint="eastAsia"/>
          <w:b/>
        </w:rPr>
        <w:lastRenderedPageBreak/>
        <w:t>3</w:t>
      </w:r>
      <w:r w:rsidRPr="0032031E">
        <w:rPr>
          <w:rFonts w:hint="eastAsia"/>
          <w:b/>
        </w:rPr>
        <w:t>.</w:t>
      </w:r>
      <w:r>
        <w:rPr>
          <w:rFonts w:hint="eastAsia"/>
          <w:b/>
        </w:rPr>
        <w:t>2</w:t>
      </w:r>
      <w:r w:rsidRPr="0032031E">
        <w:rPr>
          <w:rFonts w:hint="eastAsia"/>
          <w:b/>
        </w:rPr>
        <w:t xml:space="preserve"> </w:t>
      </w:r>
      <w:r>
        <w:rPr>
          <w:rFonts w:hint="eastAsia"/>
          <w:b/>
        </w:rPr>
        <w:t xml:space="preserve">Model </w:t>
      </w:r>
      <w:r w:rsidR="00423E4B">
        <w:rPr>
          <w:b/>
        </w:rPr>
        <w:t>verificat</w:t>
      </w:r>
      <w:r>
        <w:rPr>
          <w:rFonts w:hint="eastAsia"/>
          <w:b/>
        </w:rPr>
        <w:t xml:space="preserve">ion </w:t>
      </w:r>
    </w:p>
    <w:p w14:paraId="1D969689" w14:textId="7F7412E0" w:rsidR="00B35A8D" w:rsidRDefault="00423E4B" w:rsidP="009B3A88">
      <w:pPr>
        <w:spacing w:before="120" w:after="120"/>
      </w:pPr>
      <w:r>
        <w:t xml:space="preserve">When the </w:t>
      </w:r>
      <w:r>
        <w:rPr>
          <w:rFonts w:hint="eastAsia"/>
        </w:rPr>
        <w:t>field-</w:t>
      </w:r>
      <w:r w:rsidR="006C7497" w:rsidRPr="004A6CB7">
        <w:rPr>
          <w:rFonts w:hint="eastAsia"/>
        </w:rPr>
        <w:t xml:space="preserve">measured </w:t>
      </w:r>
      <w:r>
        <w:t xml:space="preserve">verification dataset was used, the </w:t>
      </w:r>
      <w:r w:rsidR="006C7497" w:rsidRPr="004A6CB7">
        <w:rPr>
          <w:rFonts w:hint="eastAsia"/>
        </w:rPr>
        <w:t xml:space="preserve">ANN and </w:t>
      </w:r>
      <w:r>
        <w:t xml:space="preserve">both </w:t>
      </w:r>
      <w:r w:rsidR="006C7497" w:rsidRPr="004A6CB7">
        <w:rPr>
          <w:rFonts w:hint="eastAsia"/>
        </w:rPr>
        <w:t>RF model</w:t>
      </w:r>
      <w:r w:rsidR="00D91B2F" w:rsidRPr="004A6CB7">
        <w:rPr>
          <w:rFonts w:hint="eastAsia"/>
        </w:rPr>
        <w:t>s</w:t>
      </w:r>
      <w:r w:rsidR="006C7497" w:rsidRPr="004A6CB7">
        <w:rPr>
          <w:rFonts w:hint="eastAsia"/>
        </w:rPr>
        <w:t xml:space="preserve"> </w:t>
      </w:r>
      <w:r>
        <w:t xml:space="preserve">provided </w:t>
      </w:r>
      <w:r w:rsidR="006C7497" w:rsidRPr="004A6CB7">
        <w:rPr>
          <w:rFonts w:hint="eastAsia"/>
        </w:rPr>
        <w:t>reasonabl</w:t>
      </w:r>
      <w:r>
        <w:t>e</w:t>
      </w:r>
      <w:r w:rsidR="006C7497" w:rsidRPr="004A6CB7">
        <w:rPr>
          <w:rFonts w:hint="eastAsia"/>
        </w:rPr>
        <w:t xml:space="preserve"> predict</w:t>
      </w:r>
      <w:r>
        <w:t xml:space="preserve">ions for </w:t>
      </w:r>
      <w:r w:rsidR="006C7497" w:rsidRPr="004A6CB7">
        <w:rPr>
          <w:rFonts w:hint="eastAsia"/>
        </w:rPr>
        <w:t xml:space="preserve">urban soils </w:t>
      </w:r>
      <w:proofErr w:type="spellStart"/>
      <w:r w:rsidR="009E5D68" w:rsidRPr="004A6CB7">
        <w:rPr>
          <w:rFonts w:hint="eastAsia"/>
        </w:rPr>
        <w:t>K</w:t>
      </w:r>
      <w:r w:rsidR="009E5D68" w:rsidRPr="00DC3466">
        <w:rPr>
          <w:vertAlign w:val="subscript"/>
        </w:rPr>
        <w:t>fs</w:t>
      </w:r>
      <w:proofErr w:type="spellEnd"/>
      <w:r>
        <w:rPr>
          <w:rFonts w:hint="eastAsia"/>
        </w:rPr>
        <w:t xml:space="preserve">. The </w:t>
      </w:r>
      <w:r w:rsidR="00D91B2F" w:rsidRPr="004A6CB7">
        <w:rPr>
          <w:rFonts w:hint="eastAsia"/>
        </w:rPr>
        <w:t>three</w:t>
      </w:r>
      <w:r w:rsidR="006C7497" w:rsidRPr="004A6CB7">
        <w:rPr>
          <w:rFonts w:hint="eastAsia"/>
        </w:rPr>
        <w:t xml:space="preserve"> model</w:t>
      </w:r>
      <w:r w:rsidR="00D91B2F" w:rsidRPr="004A6CB7">
        <w:rPr>
          <w:rFonts w:hint="eastAsia"/>
        </w:rPr>
        <w:t>s</w:t>
      </w:r>
      <w:r w:rsidR="006C7497" w:rsidRPr="004A6CB7">
        <w:rPr>
          <w:rFonts w:hint="eastAsia"/>
        </w:rPr>
        <w:t xml:space="preserve"> explained </w:t>
      </w:r>
      <w:r>
        <w:t>between</w:t>
      </w:r>
      <w:r w:rsidR="007F7115">
        <w:rPr>
          <w:rFonts w:hint="eastAsia"/>
        </w:rPr>
        <w:t xml:space="preserve"> </w:t>
      </w:r>
      <w:r w:rsidR="006D57BE">
        <w:rPr>
          <w:rFonts w:hint="eastAsia"/>
        </w:rPr>
        <w:t>28</w:t>
      </w:r>
      <w:r w:rsidR="00E44846" w:rsidRPr="004A6CB7">
        <w:rPr>
          <w:rFonts w:hint="eastAsia"/>
        </w:rPr>
        <w:t xml:space="preserve">% </w:t>
      </w:r>
      <w:r>
        <w:t xml:space="preserve">and </w:t>
      </w:r>
      <w:r w:rsidR="006D57BE">
        <w:rPr>
          <w:rFonts w:hint="eastAsia"/>
        </w:rPr>
        <w:t>45</w:t>
      </w:r>
      <w:r>
        <w:t xml:space="preserve">% of the </w:t>
      </w:r>
      <w:r w:rsidR="00E44846" w:rsidRPr="004A6CB7">
        <w:rPr>
          <w:rFonts w:hint="eastAsia"/>
        </w:rPr>
        <w:t>variability</w:t>
      </w:r>
      <w:r>
        <w:t xml:space="preserve"> in </w:t>
      </w:r>
      <w:proofErr w:type="spellStart"/>
      <w:r>
        <w:t>K</w:t>
      </w:r>
      <w:r w:rsidRPr="00423E4B">
        <w:rPr>
          <w:vertAlign w:val="subscript"/>
        </w:rPr>
        <w:t>fs</w:t>
      </w:r>
      <w:proofErr w:type="spellEnd"/>
      <w:r>
        <w:rPr>
          <w:rFonts w:hint="eastAsia"/>
        </w:rPr>
        <w:t xml:space="preserve">, as determined using </w:t>
      </w:r>
      <w:r w:rsidRPr="004F3187">
        <w:rPr>
          <w:rFonts w:hint="eastAsia"/>
          <w:i/>
        </w:rPr>
        <w:t>adjR</w:t>
      </w:r>
      <w:r w:rsidRPr="00423E4B">
        <w:rPr>
          <w:rFonts w:hint="eastAsia"/>
          <w:vertAlign w:val="superscript"/>
        </w:rPr>
        <w:t>2</w:t>
      </w:r>
      <w:r>
        <w:rPr>
          <w:rFonts w:hint="eastAsia"/>
        </w:rPr>
        <w:t xml:space="preserve"> </w:t>
      </w:r>
      <w:r w:rsidR="00E44846" w:rsidRPr="004A6CB7">
        <w:rPr>
          <w:rFonts w:hint="eastAsia"/>
        </w:rPr>
        <w:t>(</w:t>
      </w:r>
      <w:r w:rsidR="00D91B2F" w:rsidRPr="004A6CB7">
        <w:rPr>
          <w:rFonts w:hint="eastAsia"/>
        </w:rPr>
        <w:t>Figure 5a</w:t>
      </w:r>
      <w:r>
        <w:t>-</w:t>
      </w:r>
      <w:r w:rsidR="00D91B2F" w:rsidRPr="004A6CB7">
        <w:rPr>
          <w:rFonts w:hint="eastAsia"/>
        </w:rPr>
        <w:t>c</w:t>
      </w:r>
      <w:r w:rsidR="006C7497" w:rsidRPr="004A6CB7">
        <w:rPr>
          <w:rFonts w:hint="eastAsia"/>
        </w:rPr>
        <w:t>)</w:t>
      </w:r>
      <w:r w:rsidR="004F3187">
        <w:t>.</w:t>
      </w:r>
      <w:r>
        <w:t xml:space="preserve"> </w:t>
      </w:r>
      <w:proofErr w:type="gramStart"/>
      <w:r w:rsidR="004F3187">
        <w:t>t</w:t>
      </w:r>
      <w:r w:rsidR="00D91B2F" w:rsidRPr="004A6CB7">
        <w:rPr>
          <w:rFonts w:hint="eastAsia"/>
        </w:rPr>
        <w:t>he</w:t>
      </w:r>
      <w:proofErr w:type="gramEnd"/>
      <w:r w:rsidR="00D91B2F" w:rsidRPr="004A6CB7">
        <w:rPr>
          <w:rFonts w:hint="eastAsia"/>
        </w:rPr>
        <w:t xml:space="preserve"> RF2 model </w:t>
      </w:r>
      <w:r w:rsidR="007F7115">
        <w:rPr>
          <w:rFonts w:hint="eastAsia"/>
        </w:rPr>
        <w:t xml:space="preserve">and ANN models </w:t>
      </w:r>
      <w:r w:rsidR="00B35A8D">
        <w:t>ha</w:t>
      </w:r>
      <w:r w:rsidR="004F3187">
        <w:t>d</w:t>
      </w:r>
      <w:r w:rsidR="00B35A8D">
        <w:t xml:space="preserve"> higher </w:t>
      </w:r>
      <w:r w:rsidR="004F3187" w:rsidRPr="004F3187">
        <w:rPr>
          <w:i/>
        </w:rPr>
        <w:t>R</w:t>
      </w:r>
      <w:r w:rsidR="00B35A8D">
        <w:t xml:space="preserve"> and </w:t>
      </w:r>
      <w:r w:rsidR="00B35A8D" w:rsidRPr="004F3187">
        <w:rPr>
          <w:i/>
        </w:rPr>
        <w:t>adjR</w:t>
      </w:r>
      <w:r w:rsidR="00B35A8D" w:rsidRPr="006D57BE">
        <w:rPr>
          <w:vertAlign w:val="superscript"/>
        </w:rPr>
        <w:t>2</w:t>
      </w:r>
      <w:r w:rsidR="00B35A8D">
        <w:t xml:space="preserve"> values than the RF1 model (Table 3)</w:t>
      </w:r>
      <w:r w:rsidR="006C7497" w:rsidRPr="004A6CB7">
        <w:rPr>
          <w:rFonts w:hint="eastAsia"/>
        </w:rPr>
        <w:t>.</w:t>
      </w:r>
      <w:r w:rsidR="0049353A">
        <w:rPr>
          <w:rFonts w:hint="eastAsia"/>
        </w:rPr>
        <w:t xml:space="preserve"> </w:t>
      </w:r>
      <w:r w:rsidR="00B35A8D">
        <w:t>T</w:t>
      </w:r>
      <w:r w:rsidR="0049353A">
        <w:rPr>
          <w:rFonts w:hint="eastAsia"/>
        </w:rPr>
        <w:t xml:space="preserve">he </w:t>
      </w:r>
      <w:r w:rsidR="00236B4A">
        <w:rPr>
          <w:rFonts w:hint="eastAsia"/>
        </w:rPr>
        <w:t>ROSETTA</w:t>
      </w:r>
      <w:r w:rsidR="0049353A">
        <w:rPr>
          <w:rFonts w:hint="eastAsia"/>
        </w:rPr>
        <w:t xml:space="preserve"> model</w:t>
      </w:r>
      <w:r w:rsidR="006C7497" w:rsidRPr="004A6CB7">
        <w:rPr>
          <w:rFonts w:hint="eastAsia"/>
        </w:rPr>
        <w:t xml:space="preserve"> </w:t>
      </w:r>
      <w:r w:rsidR="00B35A8D">
        <w:t>had</w:t>
      </w:r>
      <w:r w:rsidR="0049353A">
        <w:rPr>
          <w:rFonts w:hint="eastAsia"/>
        </w:rPr>
        <w:t xml:space="preserve"> similar </w:t>
      </w:r>
      <w:r w:rsidR="004F3187" w:rsidRPr="004F3187">
        <w:rPr>
          <w:i/>
        </w:rPr>
        <w:t>R</w:t>
      </w:r>
      <w:r w:rsidR="004F3187">
        <w:t xml:space="preserve"> and </w:t>
      </w:r>
      <w:r w:rsidR="0049353A" w:rsidRPr="004F3187">
        <w:rPr>
          <w:rFonts w:hint="eastAsia"/>
          <w:i/>
        </w:rPr>
        <w:t>adjR</w:t>
      </w:r>
      <w:r w:rsidR="0049353A" w:rsidRPr="00DC3466">
        <w:rPr>
          <w:vertAlign w:val="superscript"/>
        </w:rPr>
        <w:t>2</w:t>
      </w:r>
      <w:r w:rsidR="0049353A">
        <w:rPr>
          <w:rFonts w:hint="eastAsia"/>
        </w:rPr>
        <w:t xml:space="preserve"> </w:t>
      </w:r>
      <w:r w:rsidR="00B35A8D">
        <w:rPr>
          <w:rFonts w:hint="eastAsia"/>
        </w:rPr>
        <w:t>values as the</w:t>
      </w:r>
      <w:r w:rsidR="0049353A">
        <w:rPr>
          <w:rFonts w:hint="eastAsia"/>
        </w:rPr>
        <w:t xml:space="preserve"> ANN model</w:t>
      </w:r>
      <w:r w:rsidR="00B35A8D">
        <w:t>, yet</w:t>
      </w:r>
      <w:r w:rsidR="00B35A8D">
        <w:rPr>
          <w:rFonts w:hint="eastAsia"/>
        </w:rPr>
        <w:t xml:space="preserve"> greatly overestimated </w:t>
      </w:r>
      <w:proofErr w:type="spellStart"/>
      <w:r w:rsidR="006C7497" w:rsidRPr="004A6CB7">
        <w:rPr>
          <w:rFonts w:hint="eastAsia"/>
        </w:rPr>
        <w:t>K</w:t>
      </w:r>
      <w:r w:rsidR="00B35A8D" w:rsidRPr="00B35A8D">
        <w:rPr>
          <w:vertAlign w:val="subscript"/>
        </w:rPr>
        <w:t>fs</w:t>
      </w:r>
      <w:proofErr w:type="spellEnd"/>
      <w:r w:rsidR="00B35A8D">
        <w:rPr>
          <w:rFonts w:hint="eastAsia"/>
        </w:rPr>
        <w:t xml:space="preserve">. </w:t>
      </w:r>
      <w:r w:rsidR="00B35A8D">
        <w:t>T</w:t>
      </w:r>
      <w:r w:rsidR="006C7497" w:rsidRPr="004A6CB7">
        <w:rPr>
          <w:rFonts w:hint="eastAsia"/>
        </w:rPr>
        <w:t xml:space="preserve">he mean </w:t>
      </w:r>
      <w:proofErr w:type="spellStart"/>
      <w:r w:rsidR="006C7497" w:rsidRPr="004A6CB7">
        <w:rPr>
          <w:rFonts w:hint="eastAsia"/>
        </w:rPr>
        <w:t>K</w:t>
      </w:r>
      <w:r w:rsidR="00B35A8D" w:rsidRPr="00B35A8D">
        <w:rPr>
          <w:vertAlign w:val="subscript"/>
        </w:rPr>
        <w:t>fs</w:t>
      </w:r>
      <w:proofErr w:type="spellEnd"/>
      <w:r w:rsidR="006C7497" w:rsidRPr="004A6CB7">
        <w:rPr>
          <w:rFonts w:hint="eastAsia"/>
        </w:rPr>
        <w:t xml:space="preserve"> predicted by the </w:t>
      </w:r>
      <w:r w:rsidR="00236B4A">
        <w:rPr>
          <w:rFonts w:hint="eastAsia"/>
        </w:rPr>
        <w:t>ROSETTA</w:t>
      </w:r>
      <w:r w:rsidR="004F3187">
        <w:rPr>
          <w:rFonts w:hint="eastAsia"/>
        </w:rPr>
        <w:t xml:space="preserve"> model (105</w:t>
      </w:r>
      <w:r w:rsidR="006C7497" w:rsidRPr="004A6CB7">
        <w:rPr>
          <w:rFonts w:hint="eastAsia"/>
        </w:rPr>
        <w:t xml:space="preserve"> c</w:t>
      </w:r>
      <w:r w:rsidR="00E44846" w:rsidRPr="004A6CB7">
        <w:rPr>
          <w:rFonts w:hint="eastAsia"/>
        </w:rPr>
        <w:t>m h</w:t>
      </w:r>
      <w:r w:rsidR="00E44846" w:rsidRPr="004A6CB7">
        <w:rPr>
          <w:rFonts w:hint="eastAsia"/>
          <w:vertAlign w:val="superscript"/>
        </w:rPr>
        <w:t>-1</w:t>
      </w:r>
      <w:r w:rsidR="00B35A8D">
        <w:rPr>
          <w:rFonts w:hint="eastAsia"/>
        </w:rPr>
        <w:t>) wa</w:t>
      </w:r>
      <w:r w:rsidR="006C7497" w:rsidRPr="004A6CB7">
        <w:rPr>
          <w:rFonts w:hint="eastAsia"/>
        </w:rPr>
        <w:t xml:space="preserve">s more than 20 times </w:t>
      </w:r>
      <w:r w:rsidR="00B35A8D">
        <w:t>larger than</w:t>
      </w:r>
      <w:r w:rsidR="006C7497" w:rsidRPr="004A6CB7">
        <w:rPr>
          <w:rFonts w:hint="eastAsia"/>
        </w:rPr>
        <w:t xml:space="preserve"> the </w:t>
      </w:r>
      <w:r w:rsidR="00B35A8D">
        <w:t xml:space="preserve">mean </w:t>
      </w:r>
      <w:r w:rsidR="006C7497" w:rsidRPr="004A6CB7">
        <w:rPr>
          <w:rFonts w:hint="eastAsia"/>
        </w:rPr>
        <w:t>field</w:t>
      </w:r>
      <w:r w:rsidR="00B35A8D">
        <w:t>-</w:t>
      </w:r>
      <w:r w:rsidR="006C7497" w:rsidRPr="004A6CB7">
        <w:rPr>
          <w:rFonts w:hint="eastAsia"/>
        </w:rPr>
        <w:t xml:space="preserve">measured </w:t>
      </w:r>
      <w:proofErr w:type="spellStart"/>
      <w:r w:rsidR="006C7497" w:rsidRPr="004A6CB7">
        <w:rPr>
          <w:rFonts w:hint="eastAsia"/>
        </w:rPr>
        <w:t>K</w:t>
      </w:r>
      <w:r w:rsidR="00B35A8D" w:rsidRPr="00B35A8D">
        <w:rPr>
          <w:vertAlign w:val="subscript"/>
        </w:rPr>
        <w:t>fs</w:t>
      </w:r>
      <w:proofErr w:type="spellEnd"/>
      <w:r w:rsidR="00B35A8D">
        <w:t xml:space="preserve"> value</w:t>
      </w:r>
      <w:r w:rsidR="006C7497" w:rsidRPr="004A6CB7">
        <w:rPr>
          <w:rFonts w:hint="eastAsia"/>
        </w:rPr>
        <w:t xml:space="preserve"> </w:t>
      </w:r>
      <w:r w:rsidR="00E44846" w:rsidRPr="004A6CB7">
        <w:t xml:space="preserve">of </w:t>
      </w:r>
      <w:r w:rsidR="006E7D3F">
        <w:rPr>
          <w:rFonts w:hint="eastAsia"/>
        </w:rPr>
        <w:t>5.67</w:t>
      </w:r>
      <w:r w:rsidR="006C7497" w:rsidRPr="004A6CB7">
        <w:rPr>
          <w:rFonts w:hint="eastAsia"/>
        </w:rPr>
        <w:t xml:space="preserve"> cm</w:t>
      </w:r>
      <w:r w:rsidR="00E44846" w:rsidRPr="004A6CB7">
        <w:t xml:space="preserve"> </w:t>
      </w:r>
      <w:r w:rsidR="00E44846" w:rsidRPr="004A6CB7">
        <w:rPr>
          <w:rFonts w:hint="eastAsia"/>
        </w:rPr>
        <w:t>h</w:t>
      </w:r>
      <w:r w:rsidR="00E44846" w:rsidRPr="004A6CB7">
        <w:rPr>
          <w:rFonts w:hint="eastAsia"/>
          <w:vertAlign w:val="superscript"/>
        </w:rPr>
        <w:t>-1</w:t>
      </w:r>
      <w:r w:rsidR="006C7497" w:rsidRPr="004A6CB7">
        <w:rPr>
          <w:rFonts w:hint="eastAsia"/>
        </w:rPr>
        <w:t xml:space="preserve">. </w:t>
      </w:r>
      <w:r w:rsidR="00B35A8D">
        <w:t xml:space="preserve">This discrepancy is reflected in the </w:t>
      </w:r>
      <w:r w:rsidR="00CC3E86">
        <w:rPr>
          <w:rFonts w:hint="eastAsia"/>
        </w:rPr>
        <w:t xml:space="preserve">results </w:t>
      </w:r>
      <w:r w:rsidR="00B35A8D">
        <w:t>for</w:t>
      </w:r>
      <w:r w:rsidR="00CC3E86">
        <w:rPr>
          <w:rFonts w:hint="eastAsia"/>
        </w:rPr>
        <w:t xml:space="preserve"> </w:t>
      </w:r>
      <w:r w:rsidR="00643D26">
        <w:rPr>
          <w:rFonts w:hint="eastAsia"/>
        </w:rPr>
        <w:t>mean error (</w:t>
      </w:r>
      <w:r w:rsidR="00643D26" w:rsidRPr="004F3187">
        <w:rPr>
          <w:rFonts w:hint="eastAsia"/>
          <w:i/>
        </w:rPr>
        <w:t>E</w:t>
      </w:r>
      <w:r w:rsidR="00643D26">
        <w:rPr>
          <w:rFonts w:hint="eastAsia"/>
        </w:rPr>
        <w:t>)</w:t>
      </w:r>
      <w:r w:rsidR="00CC3E86">
        <w:rPr>
          <w:rFonts w:hint="eastAsia"/>
        </w:rPr>
        <w:t xml:space="preserve">, index of </w:t>
      </w:r>
      <w:r w:rsidR="00CC3E86">
        <w:t>agreement</w:t>
      </w:r>
      <w:r w:rsidR="00CC3E86">
        <w:rPr>
          <w:rFonts w:hint="eastAsia"/>
        </w:rPr>
        <w:t xml:space="preserve"> (</w:t>
      </w:r>
      <w:r w:rsidR="00CC3E86" w:rsidRPr="004F3187">
        <w:rPr>
          <w:rFonts w:hint="eastAsia"/>
          <w:i/>
        </w:rPr>
        <w:t>d</w:t>
      </w:r>
      <w:r w:rsidR="00CC3E86" w:rsidRPr="003A0E1E">
        <w:rPr>
          <w:rFonts w:hint="eastAsia"/>
        </w:rPr>
        <w:t>)</w:t>
      </w:r>
      <w:r w:rsidR="00CC3E86">
        <w:rPr>
          <w:rFonts w:hint="eastAsia"/>
        </w:rPr>
        <w:t>, and RMSE</w:t>
      </w:r>
      <w:r w:rsidR="00B35A8D">
        <w:t>, which</w:t>
      </w:r>
      <w:r w:rsidR="00CC3E86">
        <w:rPr>
          <w:rFonts w:hint="eastAsia"/>
        </w:rPr>
        <w:t xml:space="preserve"> all show that</w:t>
      </w:r>
      <w:r w:rsidR="00B35A8D">
        <w:t xml:space="preserve"> the</w:t>
      </w:r>
      <w:r w:rsidR="00CC3E86">
        <w:rPr>
          <w:rFonts w:hint="eastAsia"/>
        </w:rPr>
        <w:t xml:space="preserve"> ANN, RF1, and RF2 models </w:t>
      </w:r>
      <w:r w:rsidR="004F3187">
        <w:t xml:space="preserve">had superior performance to </w:t>
      </w:r>
      <w:r w:rsidR="00B35A8D">
        <w:rPr>
          <w:rFonts w:hint="eastAsia"/>
        </w:rPr>
        <w:t xml:space="preserve">the </w:t>
      </w:r>
      <w:r w:rsidR="00236B4A">
        <w:rPr>
          <w:rFonts w:hint="eastAsia"/>
        </w:rPr>
        <w:t>ROSETTA</w:t>
      </w:r>
      <w:r w:rsidR="00B35A8D">
        <w:rPr>
          <w:rFonts w:hint="eastAsia"/>
        </w:rPr>
        <w:t xml:space="preserve"> model</w:t>
      </w:r>
      <w:r w:rsidR="00CC3E86">
        <w:rPr>
          <w:rFonts w:hint="eastAsia"/>
        </w:rPr>
        <w:t xml:space="preserve">. </w:t>
      </w:r>
    </w:p>
    <w:p w14:paraId="50C48445" w14:textId="2415CD7C" w:rsidR="00F332F0" w:rsidRDefault="004F3187" w:rsidP="009B3A88">
      <w:pPr>
        <w:spacing w:before="120" w:after="120"/>
        <w:rPr>
          <w:b/>
        </w:rPr>
      </w:pPr>
      <w:r>
        <w:t>The multiple comparisons test showed</w:t>
      </w:r>
      <w:r w:rsidR="005F59B6">
        <w:t xml:space="preserve"> </w:t>
      </w:r>
      <w:r w:rsidR="00E64F14" w:rsidRPr="004A6CB7">
        <w:rPr>
          <w:rFonts w:hint="eastAsia"/>
        </w:rPr>
        <w:t>no significant difference</w:t>
      </w:r>
      <w:r w:rsidR="005F59B6">
        <w:t>s</w:t>
      </w:r>
      <w:r w:rsidR="00E64F14" w:rsidRPr="004A6CB7">
        <w:rPr>
          <w:rFonts w:hint="eastAsia"/>
        </w:rPr>
        <w:t xml:space="preserve"> between field</w:t>
      </w:r>
      <w:r w:rsidR="005F59B6">
        <w:t>-</w:t>
      </w:r>
      <w:r w:rsidR="00E64F14" w:rsidRPr="004A6CB7">
        <w:rPr>
          <w:rFonts w:hint="eastAsia"/>
        </w:rPr>
        <w:t xml:space="preserve">measured </w:t>
      </w:r>
      <w:proofErr w:type="spellStart"/>
      <w:r w:rsidR="00E64F14" w:rsidRPr="004A6CB7">
        <w:rPr>
          <w:rFonts w:hint="eastAsia"/>
        </w:rPr>
        <w:t>K</w:t>
      </w:r>
      <w:r w:rsidR="005F17D4" w:rsidRPr="00DC3466">
        <w:rPr>
          <w:vertAlign w:val="subscript"/>
        </w:rPr>
        <w:t>fs</w:t>
      </w:r>
      <w:proofErr w:type="spellEnd"/>
      <w:r w:rsidR="00E64F14" w:rsidRPr="004A6CB7">
        <w:rPr>
          <w:rFonts w:hint="eastAsia"/>
        </w:rPr>
        <w:t xml:space="preserve"> </w:t>
      </w:r>
      <w:r w:rsidR="005F59B6">
        <w:t>versus</w:t>
      </w:r>
      <w:r w:rsidR="00E64F14" w:rsidRPr="004A6CB7">
        <w:rPr>
          <w:rFonts w:hint="eastAsia"/>
        </w:rPr>
        <w:t xml:space="preserve"> </w:t>
      </w:r>
      <w:proofErr w:type="spellStart"/>
      <w:r w:rsidR="00E64F14" w:rsidRPr="004A6CB7">
        <w:rPr>
          <w:rFonts w:hint="eastAsia"/>
        </w:rPr>
        <w:t>K</w:t>
      </w:r>
      <w:r w:rsidR="005F17D4" w:rsidRPr="00DC3466">
        <w:rPr>
          <w:vertAlign w:val="subscript"/>
        </w:rPr>
        <w:t>fs</w:t>
      </w:r>
      <w:proofErr w:type="spellEnd"/>
      <w:r w:rsidR="00E64F14" w:rsidRPr="004A6CB7">
        <w:rPr>
          <w:rFonts w:hint="eastAsia"/>
        </w:rPr>
        <w:t xml:space="preserve"> </w:t>
      </w:r>
      <w:r w:rsidR="005F59B6" w:rsidRPr="004A6CB7">
        <w:rPr>
          <w:rFonts w:hint="eastAsia"/>
        </w:rPr>
        <w:t xml:space="preserve">predicted </w:t>
      </w:r>
      <w:r w:rsidR="00E64F14" w:rsidRPr="004A6CB7">
        <w:rPr>
          <w:rFonts w:hint="eastAsia"/>
        </w:rPr>
        <w:t xml:space="preserve">by the ANN </w:t>
      </w:r>
      <w:r w:rsidR="005F59B6">
        <w:t xml:space="preserve">(Tukey’s HSD; p = </w:t>
      </w:r>
      <w:r w:rsidR="006D57BE">
        <w:rPr>
          <w:rFonts w:hint="eastAsia"/>
        </w:rPr>
        <w:t>0.99</w:t>
      </w:r>
      <w:r w:rsidR="005F59B6">
        <w:t xml:space="preserve">) </w:t>
      </w:r>
      <w:r w:rsidR="00E64F14" w:rsidRPr="004A6CB7">
        <w:rPr>
          <w:rFonts w:hint="eastAsia"/>
        </w:rPr>
        <w:t>and RF models (</w:t>
      </w:r>
      <w:r w:rsidR="005F59B6">
        <w:t xml:space="preserve">Tukey’s HSD; p = </w:t>
      </w:r>
      <w:r w:rsidR="006D57BE">
        <w:rPr>
          <w:rFonts w:hint="eastAsia"/>
        </w:rPr>
        <w:t>0.99</w:t>
      </w:r>
      <w:r w:rsidR="00B35A8D">
        <w:rPr>
          <w:rFonts w:hint="eastAsia"/>
        </w:rPr>
        <w:t xml:space="preserve">), but </w:t>
      </w:r>
      <w:r>
        <w:t>did show</w:t>
      </w:r>
      <w:r w:rsidR="00B35A8D">
        <w:t xml:space="preserve"> significant differences for the </w:t>
      </w:r>
      <w:r w:rsidR="00236B4A">
        <w:t>ROSETTA</w:t>
      </w:r>
      <w:r w:rsidR="00B35A8D">
        <w:t>-predicted values (Tukey’s HSD; p =</w:t>
      </w:r>
      <w:r w:rsidR="006D57BE">
        <w:rPr>
          <w:rFonts w:hint="eastAsia"/>
        </w:rPr>
        <w:t xml:space="preserve"> 0.008</w:t>
      </w:r>
      <w:r w:rsidR="00B35A8D">
        <w:t xml:space="preserve">). </w:t>
      </w:r>
    </w:p>
    <w:p w14:paraId="169CE25B" w14:textId="77777777" w:rsidR="004F3187" w:rsidRPr="007C1BAC" w:rsidRDefault="00F332F0" w:rsidP="004F3187">
      <w:pPr>
        <w:spacing w:after="120" w:line="360" w:lineRule="auto"/>
        <w:rPr>
          <w:sz w:val="22"/>
          <w:szCs w:val="22"/>
        </w:rPr>
      </w:pPr>
      <w:proofErr w:type="gramStart"/>
      <w:r w:rsidRPr="007C1BAC">
        <w:rPr>
          <w:b/>
          <w:sz w:val="22"/>
          <w:szCs w:val="22"/>
        </w:rPr>
        <w:t xml:space="preserve">Table </w:t>
      </w:r>
      <w:r w:rsidR="00957E9B">
        <w:rPr>
          <w:b/>
          <w:sz w:val="22"/>
          <w:szCs w:val="22"/>
        </w:rPr>
        <w:t>3.</w:t>
      </w:r>
      <w:proofErr w:type="gramEnd"/>
      <w:r w:rsidRPr="007C1BAC">
        <w:rPr>
          <w:sz w:val="22"/>
          <w:szCs w:val="22"/>
        </w:rPr>
        <w:t xml:space="preserve"> </w:t>
      </w:r>
      <w:proofErr w:type="gramStart"/>
      <w:r w:rsidRPr="007C1BAC">
        <w:rPr>
          <w:sz w:val="22"/>
          <w:szCs w:val="22"/>
        </w:rPr>
        <w:t xml:space="preserve">Summary of model </w:t>
      </w:r>
      <w:r w:rsidR="003C4F83">
        <w:rPr>
          <w:sz w:val="22"/>
          <w:szCs w:val="22"/>
        </w:rPr>
        <w:t>evaluation</w:t>
      </w:r>
      <w:r w:rsidRPr="007C1BAC">
        <w:rPr>
          <w:sz w:val="22"/>
          <w:szCs w:val="22"/>
        </w:rPr>
        <w:t xml:space="preserve"> </w:t>
      </w:r>
      <w:r w:rsidR="0006525C">
        <w:rPr>
          <w:sz w:val="22"/>
          <w:szCs w:val="22"/>
        </w:rPr>
        <w:t>statistic</w:t>
      </w:r>
      <w:r w:rsidRPr="007C1BAC">
        <w:rPr>
          <w:sz w:val="22"/>
          <w:szCs w:val="22"/>
        </w:rPr>
        <w:t xml:space="preserve">s for the </w:t>
      </w:r>
      <w:r w:rsidR="00D40F7B" w:rsidRPr="007C1BAC">
        <w:rPr>
          <w:sz w:val="22"/>
          <w:szCs w:val="22"/>
        </w:rPr>
        <w:t>ANN, RF1, RF2</w:t>
      </w:r>
      <w:r w:rsidRPr="007C1BAC">
        <w:rPr>
          <w:sz w:val="22"/>
          <w:szCs w:val="22"/>
        </w:rPr>
        <w:t xml:space="preserve"> and</w:t>
      </w:r>
      <w:r w:rsidR="00D40F7B" w:rsidRPr="007C1BAC">
        <w:rPr>
          <w:sz w:val="22"/>
          <w:szCs w:val="22"/>
        </w:rPr>
        <w:t xml:space="preserve"> </w:t>
      </w:r>
      <w:r w:rsidR="00236B4A">
        <w:rPr>
          <w:sz w:val="22"/>
          <w:szCs w:val="22"/>
        </w:rPr>
        <w:t>ROSETTA</w:t>
      </w:r>
      <w:r w:rsidR="00D40F7B" w:rsidRPr="007C1BAC">
        <w:rPr>
          <w:sz w:val="22"/>
          <w:szCs w:val="22"/>
        </w:rPr>
        <w:t xml:space="preserve"> model using </w:t>
      </w:r>
      <w:r w:rsidR="0006525C">
        <w:rPr>
          <w:sz w:val="22"/>
          <w:szCs w:val="22"/>
        </w:rPr>
        <w:t>the verification</w:t>
      </w:r>
      <w:r w:rsidR="00161159">
        <w:rPr>
          <w:sz w:val="22"/>
          <w:szCs w:val="22"/>
        </w:rPr>
        <w:t xml:space="preserve"> data</w:t>
      </w:r>
      <w:r w:rsidR="0006525C">
        <w:rPr>
          <w:sz w:val="22"/>
          <w:szCs w:val="22"/>
        </w:rPr>
        <w:t>set</w:t>
      </w:r>
      <w:r w:rsidRPr="007C1BAC">
        <w:rPr>
          <w:sz w:val="22"/>
          <w:szCs w:val="22"/>
        </w:rPr>
        <w:t>.</w:t>
      </w:r>
      <w:proofErr w:type="gramEnd"/>
      <w:r w:rsidR="00CD675F" w:rsidRPr="00CD675F">
        <w:rPr>
          <w:sz w:val="22"/>
          <w:szCs w:val="22"/>
        </w:rPr>
        <w:t xml:space="preserve"> </w:t>
      </w:r>
      <w:r w:rsidR="00601E44">
        <w:rPr>
          <w:sz w:val="22"/>
          <w:szCs w:val="22"/>
        </w:rPr>
        <w:t xml:space="preserve">Slope and Intercept come from simple linear regression model between modeled and measured </w:t>
      </w:r>
      <w:proofErr w:type="spellStart"/>
      <w:r w:rsidR="00601E44">
        <w:rPr>
          <w:sz w:val="22"/>
          <w:szCs w:val="22"/>
        </w:rPr>
        <w:t>K</w:t>
      </w:r>
      <w:r w:rsidR="00601E44" w:rsidRPr="00601E44">
        <w:rPr>
          <w:sz w:val="22"/>
          <w:szCs w:val="22"/>
          <w:vertAlign w:val="subscript"/>
        </w:rPr>
        <w:t>fs</w:t>
      </w:r>
      <w:proofErr w:type="spellEnd"/>
      <w:r w:rsidR="00601E44">
        <w:rPr>
          <w:sz w:val="22"/>
          <w:szCs w:val="22"/>
        </w:rPr>
        <w:t xml:space="preserve">; </w:t>
      </w:r>
      <w:r w:rsidR="004F3187" w:rsidRPr="004F3187">
        <w:rPr>
          <w:i/>
          <w:sz w:val="22"/>
          <w:szCs w:val="22"/>
        </w:rPr>
        <w:t>R</w:t>
      </w:r>
      <w:r w:rsidR="00CD675F">
        <w:rPr>
          <w:sz w:val="22"/>
          <w:szCs w:val="22"/>
        </w:rPr>
        <w:t xml:space="preserve"> = Pearson’s correlation; </w:t>
      </w:r>
      <w:r w:rsidR="00CD675F" w:rsidRPr="004F3187">
        <w:rPr>
          <w:i/>
          <w:sz w:val="22"/>
          <w:szCs w:val="22"/>
        </w:rPr>
        <w:t>adjR</w:t>
      </w:r>
      <w:r w:rsidR="00CD675F" w:rsidRPr="000E3BCB">
        <w:rPr>
          <w:sz w:val="22"/>
          <w:szCs w:val="22"/>
          <w:vertAlign w:val="superscript"/>
        </w:rPr>
        <w:t>2</w:t>
      </w:r>
      <w:r w:rsidR="00CD675F">
        <w:rPr>
          <w:sz w:val="22"/>
          <w:szCs w:val="22"/>
        </w:rPr>
        <w:t xml:space="preserve"> = </w:t>
      </w:r>
      <w:r w:rsidR="00CD675F" w:rsidRPr="00B5314C">
        <w:rPr>
          <w:rFonts w:hint="eastAsia"/>
        </w:rPr>
        <w:t>adj</w:t>
      </w:r>
      <w:r w:rsidR="00CD675F">
        <w:t xml:space="preserve">usted </w:t>
      </w:r>
      <w:r w:rsidR="00CD675F" w:rsidRPr="004F3187">
        <w:rPr>
          <w:rFonts w:hint="eastAsia"/>
          <w:i/>
        </w:rPr>
        <w:t>R</w:t>
      </w:r>
      <w:r w:rsidR="00CD675F" w:rsidRPr="00B5314C">
        <w:rPr>
          <w:rFonts w:hint="eastAsia"/>
          <w:vertAlign w:val="superscript"/>
        </w:rPr>
        <w:t>2</w:t>
      </w:r>
      <w:r w:rsidR="00CD675F">
        <w:t xml:space="preserve">; </w:t>
      </w:r>
      <w:r w:rsidR="00CD675F" w:rsidRPr="004F3187">
        <w:rPr>
          <w:i/>
        </w:rPr>
        <w:t>E</w:t>
      </w:r>
      <w:r w:rsidR="00CD675F">
        <w:t xml:space="preserve"> = </w:t>
      </w:r>
      <w:r w:rsidR="00CD675F" w:rsidRPr="00B5314C">
        <w:t>mean error</w:t>
      </w:r>
      <w:r w:rsidR="00CD675F">
        <w:t xml:space="preserve">; </w:t>
      </w:r>
      <w:r w:rsidR="00CD675F" w:rsidRPr="004F3187">
        <w:rPr>
          <w:i/>
        </w:rPr>
        <w:t>d</w:t>
      </w:r>
      <w:r w:rsidR="00CD675F">
        <w:t xml:space="preserve"> = </w:t>
      </w:r>
      <w:r w:rsidR="00CD675F" w:rsidRPr="00B5314C">
        <w:t>index of agreement</w:t>
      </w:r>
      <w:r w:rsidR="00CD675F">
        <w:t xml:space="preserve"> RMSE = </w:t>
      </w:r>
      <w:r w:rsidR="00CD675F" w:rsidRPr="00B5314C">
        <w:t>root mean square error</w:t>
      </w:r>
      <w:r w:rsidR="00CD675F">
        <w:t xml:space="preserve">; </w:t>
      </w:r>
      <w:r w:rsidR="004F3187">
        <w:t xml:space="preserve">p-values represent results from Tukey’s HSD between modeled and measured </w:t>
      </w:r>
      <w:proofErr w:type="spellStart"/>
      <w:r w:rsidR="004F3187">
        <w:t>K</w:t>
      </w:r>
      <w:r w:rsidR="004F3187" w:rsidRPr="00CD675F">
        <w:rPr>
          <w:vertAlign w:val="subscript"/>
        </w:rPr>
        <w:t>fs</w:t>
      </w:r>
      <w:proofErr w:type="spellEnd"/>
      <w:r w:rsidR="004F3187">
        <w:t xml:space="preserve">. </w:t>
      </w:r>
    </w:p>
    <w:tbl>
      <w:tblPr>
        <w:tblStyle w:val="a5"/>
        <w:tblW w:w="382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72"/>
        <w:gridCol w:w="927"/>
        <w:gridCol w:w="566"/>
        <w:gridCol w:w="659"/>
        <w:gridCol w:w="937"/>
        <w:gridCol w:w="664"/>
        <w:gridCol w:w="951"/>
        <w:gridCol w:w="832"/>
      </w:tblGrid>
      <w:tr w:rsidR="00601E44" w:rsidRPr="004161B2" w14:paraId="4BFF21AB" w14:textId="105F2B01" w:rsidTr="009F56E0">
        <w:trPr>
          <w:trHeight w:val="360"/>
        </w:trPr>
        <w:tc>
          <w:tcPr>
            <w:tcW w:w="5000" w:type="pct"/>
            <w:gridSpan w:val="9"/>
            <w:tcBorders>
              <w:top w:val="single" w:sz="4" w:space="0" w:color="auto"/>
              <w:bottom w:val="single" w:sz="4" w:space="0" w:color="auto"/>
            </w:tcBorders>
            <w:vAlign w:val="center"/>
          </w:tcPr>
          <w:p w14:paraId="2E017D09" w14:textId="7D07ADF1" w:rsidR="00601E44" w:rsidRPr="004161B2" w:rsidRDefault="00601E44" w:rsidP="004B1CF1">
            <w:pPr>
              <w:spacing w:line="240" w:lineRule="auto"/>
              <w:jc w:val="center"/>
              <w:rPr>
                <w:sz w:val="20"/>
                <w:szCs w:val="20"/>
              </w:rPr>
            </w:pPr>
            <w:r w:rsidRPr="004161B2">
              <w:rPr>
                <w:sz w:val="20"/>
                <w:szCs w:val="20"/>
              </w:rPr>
              <w:t>Verification data (</w:t>
            </w:r>
            <w:r w:rsidRPr="00CD675F">
              <w:rPr>
                <w:i/>
                <w:sz w:val="20"/>
                <w:szCs w:val="20"/>
              </w:rPr>
              <w:t>n</w:t>
            </w:r>
            <w:r w:rsidRPr="004161B2">
              <w:rPr>
                <w:sz w:val="20"/>
                <w:szCs w:val="20"/>
              </w:rPr>
              <w:t xml:space="preserve"> = 20)</w:t>
            </w:r>
          </w:p>
        </w:tc>
      </w:tr>
      <w:tr w:rsidR="00CD675F" w:rsidRPr="004161B2" w14:paraId="623977BE" w14:textId="0A269A8A" w:rsidTr="009F56E0">
        <w:trPr>
          <w:trHeight w:val="360"/>
        </w:trPr>
        <w:tc>
          <w:tcPr>
            <w:tcW w:w="762" w:type="pct"/>
            <w:tcBorders>
              <w:top w:val="single" w:sz="4" w:space="0" w:color="auto"/>
              <w:bottom w:val="single" w:sz="4" w:space="0" w:color="auto"/>
            </w:tcBorders>
            <w:vAlign w:val="center"/>
          </w:tcPr>
          <w:p w14:paraId="5C7D0CF5" w14:textId="3F42542F" w:rsidR="00CD675F" w:rsidRPr="004161B2" w:rsidRDefault="00CD675F" w:rsidP="00CD675F">
            <w:pPr>
              <w:spacing w:line="240" w:lineRule="auto"/>
              <w:jc w:val="center"/>
              <w:rPr>
                <w:sz w:val="20"/>
                <w:szCs w:val="20"/>
              </w:rPr>
            </w:pPr>
            <w:r w:rsidRPr="004161B2">
              <w:rPr>
                <w:sz w:val="20"/>
                <w:szCs w:val="20"/>
              </w:rPr>
              <w:t>Model</w:t>
            </w:r>
          </w:p>
        </w:tc>
        <w:tc>
          <w:tcPr>
            <w:tcW w:w="459" w:type="pct"/>
            <w:tcBorders>
              <w:top w:val="single" w:sz="4" w:space="0" w:color="auto"/>
              <w:bottom w:val="single" w:sz="4" w:space="0" w:color="auto"/>
            </w:tcBorders>
            <w:vAlign w:val="center"/>
          </w:tcPr>
          <w:p w14:paraId="44670485" w14:textId="1A8C7834" w:rsidR="00CD675F" w:rsidRPr="004161B2" w:rsidRDefault="00CD675F" w:rsidP="00CD675F">
            <w:pPr>
              <w:spacing w:line="240" w:lineRule="auto"/>
              <w:jc w:val="center"/>
              <w:rPr>
                <w:sz w:val="20"/>
                <w:szCs w:val="20"/>
              </w:rPr>
            </w:pPr>
            <w:r w:rsidRPr="004161B2">
              <w:rPr>
                <w:sz w:val="20"/>
                <w:szCs w:val="20"/>
              </w:rPr>
              <w:t>Slope</w:t>
            </w:r>
          </w:p>
        </w:tc>
        <w:tc>
          <w:tcPr>
            <w:tcW w:w="633" w:type="pct"/>
            <w:tcBorders>
              <w:top w:val="single" w:sz="4" w:space="0" w:color="auto"/>
              <w:bottom w:val="single" w:sz="4" w:space="0" w:color="auto"/>
            </w:tcBorders>
            <w:vAlign w:val="center"/>
          </w:tcPr>
          <w:p w14:paraId="5DEDC2AC" w14:textId="551C5213" w:rsidR="00CD675F" w:rsidRPr="004161B2" w:rsidRDefault="00CD675F" w:rsidP="00CD675F">
            <w:pPr>
              <w:spacing w:line="240" w:lineRule="auto"/>
              <w:jc w:val="center"/>
              <w:rPr>
                <w:sz w:val="20"/>
                <w:szCs w:val="20"/>
              </w:rPr>
            </w:pPr>
            <w:r w:rsidRPr="004161B2">
              <w:rPr>
                <w:sz w:val="20"/>
                <w:szCs w:val="20"/>
              </w:rPr>
              <w:t>Intercept</w:t>
            </w:r>
          </w:p>
        </w:tc>
        <w:tc>
          <w:tcPr>
            <w:tcW w:w="386" w:type="pct"/>
            <w:tcBorders>
              <w:top w:val="single" w:sz="4" w:space="0" w:color="auto"/>
              <w:bottom w:val="single" w:sz="4" w:space="0" w:color="auto"/>
            </w:tcBorders>
            <w:vAlign w:val="center"/>
          </w:tcPr>
          <w:p w14:paraId="074A8638" w14:textId="7CBBE7C5" w:rsidR="00CD675F" w:rsidRPr="009F56E0" w:rsidRDefault="009F56E0" w:rsidP="00CD675F">
            <w:pPr>
              <w:spacing w:line="240" w:lineRule="auto"/>
              <w:jc w:val="center"/>
              <w:rPr>
                <w:i/>
                <w:sz w:val="20"/>
                <w:szCs w:val="20"/>
              </w:rPr>
            </w:pPr>
            <w:r w:rsidRPr="009F56E0">
              <w:rPr>
                <w:i/>
                <w:sz w:val="20"/>
                <w:szCs w:val="20"/>
              </w:rPr>
              <w:t>R</w:t>
            </w:r>
          </w:p>
        </w:tc>
        <w:tc>
          <w:tcPr>
            <w:tcW w:w="450" w:type="pct"/>
            <w:tcBorders>
              <w:top w:val="single" w:sz="4" w:space="0" w:color="auto"/>
              <w:bottom w:val="single" w:sz="4" w:space="0" w:color="auto"/>
            </w:tcBorders>
            <w:vAlign w:val="center"/>
          </w:tcPr>
          <w:p w14:paraId="3F254346" w14:textId="6DF91293" w:rsidR="00CD675F" w:rsidRPr="004161B2" w:rsidRDefault="00CD675F" w:rsidP="00CD675F">
            <w:pPr>
              <w:spacing w:line="240" w:lineRule="auto"/>
              <w:jc w:val="center"/>
              <w:rPr>
                <w:sz w:val="20"/>
                <w:szCs w:val="20"/>
              </w:rPr>
            </w:pPr>
            <w:r w:rsidRPr="009F56E0">
              <w:rPr>
                <w:i/>
                <w:sz w:val="20"/>
                <w:szCs w:val="20"/>
              </w:rPr>
              <w:t>adjR</w:t>
            </w:r>
            <w:r w:rsidRPr="004161B2">
              <w:rPr>
                <w:sz w:val="20"/>
                <w:szCs w:val="20"/>
                <w:vertAlign w:val="superscript"/>
              </w:rPr>
              <w:t>2</w:t>
            </w:r>
          </w:p>
        </w:tc>
        <w:tc>
          <w:tcPr>
            <w:tcW w:w="640" w:type="pct"/>
            <w:tcBorders>
              <w:top w:val="single" w:sz="4" w:space="0" w:color="auto"/>
              <w:bottom w:val="single" w:sz="4" w:space="0" w:color="auto"/>
            </w:tcBorders>
            <w:vAlign w:val="center"/>
          </w:tcPr>
          <w:p w14:paraId="1392AFEC" w14:textId="53DBD5EE" w:rsidR="00CD675F" w:rsidRPr="009F56E0" w:rsidRDefault="00CD675F" w:rsidP="00CD675F">
            <w:pPr>
              <w:spacing w:line="240" w:lineRule="auto"/>
              <w:jc w:val="center"/>
              <w:rPr>
                <w:i/>
                <w:sz w:val="20"/>
                <w:szCs w:val="20"/>
              </w:rPr>
            </w:pPr>
            <w:r w:rsidRPr="009F56E0">
              <w:rPr>
                <w:i/>
                <w:sz w:val="20"/>
                <w:szCs w:val="20"/>
              </w:rPr>
              <w:t>E</w:t>
            </w:r>
          </w:p>
        </w:tc>
        <w:tc>
          <w:tcPr>
            <w:tcW w:w="453" w:type="pct"/>
            <w:tcBorders>
              <w:top w:val="single" w:sz="4" w:space="0" w:color="auto"/>
              <w:bottom w:val="single" w:sz="4" w:space="0" w:color="auto"/>
            </w:tcBorders>
            <w:vAlign w:val="center"/>
          </w:tcPr>
          <w:p w14:paraId="7D739BE4" w14:textId="7CCC111D" w:rsidR="00CD675F" w:rsidRPr="009F56E0" w:rsidRDefault="00CD675F" w:rsidP="00CD675F">
            <w:pPr>
              <w:spacing w:line="240" w:lineRule="auto"/>
              <w:jc w:val="center"/>
              <w:rPr>
                <w:i/>
                <w:sz w:val="20"/>
                <w:szCs w:val="20"/>
              </w:rPr>
            </w:pPr>
            <w:r w:rsidRPr="009F56E0">
              <w:rPr>
                <w:i/>
                <w:sz w:val="20"/>
                <w:szCs w:val="20"/>
              </w:rPr>
              <w:t>d</w:t>
            </w:r>
          </w:p>
        </w:tc>
        <w:tc>
          <w:tcPr>
            <w:tcW w:w="649" w:type="pct"/>
            <w:tcBorders>
              <w:top w:val="single" w:sz="4" w:space="0" w:color="auto"/>
              <w:bottom w:val="single" w:sz="4" w:space="0" w:color="auto"/>
            </w:tcBorders>
            <w:vAlign w:val="center"/>
          </w:tcPr>
          <w:p w14:paraId="4C930B75" w14:textId="77777777" w:rsidR="00CD675F" w:rsidRPr="004161B2" w:rsidRDefault="00CD675F" w:rsidP="00CD675F">
            <w:pPr>
              <w:spacing w:line="240" w:lineRule="auto"/>
              <w:jc w:val="center"/>
              <w:rPr>
                <w:sz w:val="20"/>
                <w:szCs w:val="20"/>
              </w:rPr>
            </w:pPr>
            <w:r w:rsidRPr="004161B2">
              <w:rPr>
                <w:sz w:val="20"/>
                <w:szCs w:val="20"/>
              </w:rPr>
              <w:t>RMSE</w:t>
            </w:r>
          </w:p>
          <w:p w14:paraId="011E2392" w14:textId="2634A462" w:rsidR="00CD675F" w:rsidRPr="004161B2" w:rsidRDefault="00CD675F" w:rsidP="00CD675F">
            <w:pPr>
              <w:spacing w:line="240" w:lineRule="auto"/>
              <w:jc w:val="center"/>
              <w:rPr>
                <w:sz w:val="20"/>
                <w:szCs w:val="20"/>
              </w:rPr>
            </w:pPr>
            <w:r w:rsidRPr="004161B2">
              <w:rPr>
                <w:sz w:val="20"/>
                <w:szCs w:val="20"/>
              </w:rPr>
              <w:t>(cm h</w:t>
            </w:r>
            <w:r w:rsidRPr="004161B2">
              <w:rPr>
                <w:sz w:val="20"/>
                <w:szCs w:val="20"/>
                <w:vertAlign w:val="superscript"/>
              </w:rPr>
              <w:t>-1</w:t>
            </w:r>
            <w:r w:rsidRPr="004161B2">
              <w:rPr>
                <w:sz w:val="20"/>
                <w:szCs w:val="20"/>
              </w:rPr>
              <w:t>)</w:t>
            </w:r>
          </w:p>
        </w:tc>
        <w:tc>
          <w:tcPr>
            <w:tcW w:w="565" w:type="pct"/>
            <w:tcBorders>
              <w:top w:val="single" w:sz="4" w:space="0" w:color="auto"/>
              <w:bottom w:val="single" w:sz="4" w:space="0" w:color="auto"/>
            </w:tcBorders>
            <w:vAlign w:val="center"/>
          </w:tcPr>
          <w:p w14:paraId="06035290" w14:textId="185BAEE2" w:rsidR="00CD675F" w:rsidRPr="004161B2" w:rsidRDefault="00CD675F" w:rsidP="00CD675F">
            <w:pPr>
              <w:spacing w:line="240" w:lineRule="auto"/>
              <w:jc w:val="center"/>
              <w:rPr>
                <w:sz w:val="20"/>
                <w:szCs w:val="20"/>
              </w:rPr>
            </w:pPr>
            <w:r>
              <w:rPr>
                <w:sz w:val="20"/>
                <w:szCs w:val="20"/>
              </w:rPr>
              <w:t>p-value</w:t>
            </w:r>
          </w:p>
        </w:tc>
      </w:tr>
      <w:tr w:rsidR="00CD675F" w:rsidRPr="004161B2" w14:paraId="4E0A9556" w14:textId="48831B27" w:rsidTr="009F56E0">
        <w:trPr>
          <w:trHeight w:val="360"/>
        </w:trPr>
        <w:tc>
          <w:tcPr>
            <w:tcW w:w="762" w:type="pct"/>
            <w:tcBorders>
              <w:top w:val="single" w:sz="4" w:space="0" w:color="auto"/>
            </w:tcBorders>
            <w:vAlign w:val="center"/>
          </w:tcPr>
          <w:p w14:paraId="51B39847" w14:textId="1B186CFE" w:rsidR="00CD675F" w:rsidRPr="004161B2" w:rsidRDefault="00CD675F" w:rsidP="00CD675F">
            <w:pPr>
              <w:spacing w:line="240" w:lineRule="auto"/>
              <w:jc w:val="center"/>
              <w:rPr>
                <w:sz w:val="20"/>
                <w:szCs w:val="20"/>
              </w:rPr>
            </w:pPr>
            <w:r w:rsidRPr="004161B2">
              <w:rPr>
                <w:sz w:val="20"/>
                <w:szCs w:val="20"/>
              </w:rPr>
              <w:t>ANN</w:t>
            </w:r>
          </w:p>
        </w:tc>
        <w:tc>
          <w:tcPr>
            <w:tcW w:w="459" w:type="pct"/>
            <w:tcBorders>
              <w:top w:val="single" w:sz="4" w:space="0" w:color="auto"/>
            </w:tcBorders>
            <w:vAlign w:val="center"/>
          </w:tcPr>
          <w:p w14:paraId="71E5B6FA" w14:textId="10B88A9C" w:rsidR="00CD675F" w:rsidRPr="004161B2" w:rsidRDefault="00CD675F" w:rsidP="00CD675F">
            <w:pPr>
              <w:spacing w:line="240" w:lineRule="auto"/>
              <w:jc w:val="center"/>
              <w:rPr>
                <w:sz w:val="20"/>
                <w:szCs w:val="20"/>
              </w:rPr>
            </w:pPr>
            <w:r w:rsidRPr="004161B2">
              <w:rPr>
                <w:sz w:val="20"/>
                <w:szCs w:val="20"/>
              </w:rPr>
              <w:t>1.55</w:t>
            </w:r>
          </w:p>
        </w:tc>
        <w:tc>
          <w:tcPr>
            <w:tcW w:w="633" w:type="pct"/>
            <w:tcBorders>
              <w:top w:val="single" w:sz="4" w:space="0" w:color="auto"/>
            </w:tcBorders>
            <w:vAlign w:val="center"/>
          </w:tcPr>
          <w:p w14:paraId="3C525699" w14:textId="3A2C571E" w:rsidR="00CD675F" w:rsidRPr="004161B2" w:rsidRDefault="00CD675F" w:rsidP="00CD675F">
            <w:pPr>
              <w:spacing w:line="240" w:lineRule="auto"/>
              <w:jc w:val="center"/>
              <w:rPr>
                <w:sz w:val="20"/>
                <w:szCs w:val="20"/>
              </w:rPr>
            </w:pPr>
            <w:r w:rsidRPr="004161B2">
              <w:rPr>
                <w:sz w:val="20"/>
                <w:szCs w:val="20"/>
              </w:rPr>
              <w:t>3.02</w:t>
            </w:r>
          </w:p>
        </w:tc>
        <w:tc>
          <w:tcPr>
            <w:tcW w:w="386" w:type="pct"/>
            <w:tcBorders>
              <w:top w:val="single" w:sz="4" w:space="0" w:color="auto"/>
            </w:tcBorders>
            <w:vAlign w:val="center"/>
          </w:tcPr>
          <w:p w14:paraId="4CB94F10" w14:textId="6DA0BD70" w:rsidR="00CD675F" w:rsidRPr="004161B2" w:rsidRDefault="00CD675F" w:rsidP="00CD675F">
            <w:pPr>
              <w:spacing w:line="240" w:lineRule="auto"/>
              <w:jc w:val="center"/>
              <w:rPr>
                <w:sz w:val="20"/>
                <w:szCs w:val="20"/>
              </w:rPr>
            </w:pPr>
            <w:r w:rsidRPr="004161B2">
              <w:rPr>
                <w:sz w:val="20"/>
                <w:szCs w:val="20"/>
              </w:rPr>
              <w:t>0.69</w:t>
            </w:r>
          </w:p>
        </w:tc>
        <w:tc>
          <w:tcPr>
            <w:tcW w:w="450" w:type="pct"/>
            <w:tcBorders>
              <w:top w:val="single" w:sz="4" w:space="0" w:color="auto"/>
            </w:tcBorders>
            <w:vAlign w:val="center"/>
          </w:tcPr>
          <w:p w14:paraId="14A99733" w14:textId="510BCCB6" w:rsidR="00CD675F" w:rsidRPr="004161B2" w:rsidRDefault="00CD675F" w:rsidP="00CD675F">
            <w:pPr>
              <w:spacing w:line="240" w:lineRule="auto"/>
              <w:jc w:val="center"/>
              <w:rPr>
                <w:sz w:val="20"/>
                <w:szCs w:val="20"/>
              </w:rPr>
            </w:pPr>
            <w:r w:rsidRPr="004161B2">
              <w:rPr>
                <w:sz w:val="20"/>
                <w:szCs w:val="20"/>
              </w:rPr>
              <w:t>0.45</w:t>
            </w:r>
          </w:p>
        </w:tc>
        <w:tc>
          <w:tcPr>
            <w:tcW w:w="640" w:type="pct"/>
            <w:tcBorders>
              <w:top w:val="single" w:sz="4" w:space="0" w:color="auto"/>
            </w:tcBorders>
            <w:vAlign w:val="center"/>
          </w:tcPr>
          <w:p w14:paraId="491A351A" w14:textId="4BF4144D" w:rsidR="00CD675F" w:rsidRPr="004161B2" w:rsidRDefault="00CD675F" w:rsidP="00CD675F">
            <w:pPr>
              <w:spacing w:line="240" w:lineRule="auto"/>
              <w:jc w:val="center"/>
              <w:rPr>
                <w:sz w:val="20"/>
                <w:szCs w:val="20"/>
              </w:rPr>
            </w:pPr>
            <w:r w:rsidRPr="004161B2">
              <w:rPr>
                <w:sz w:val="20"/>
                <w:szCs w:val="20"/>
              </w:rPr>
              <w:t>-3.96</w:t>
            </w:r>
          </w:p>
        </w:tc>
        <w:tc>
          <w:tcPr>
            <w:tcW w:w="453" w:type="pct"/>
            <w:tcBorders>
              <w:top w:val="single" w:sz="4" w:space="0" w:color="auto"/>
            </w:tcBorders>
            <w:vAlign w:val="center"/>
          </w:tcPr>
          <w:p w14:paraId="0D73FB6B" w14:textId="3A2DE0D4" w:rsidR="00CD675F" w:rsidRPr="004161B2" w:rsidRDefault="00CD675F" w:rsidP="00CD675F">
            <w:pPr>
              <w:spacing w:line="240" w:lineRule="auto"/>
              <w:jc w:val="center"/>
              <w:rPr>
                <w:sz w:val="20"/>
                <w:szCs w:val="20"/>
              </w:rPr>
            </w:pPr>
            <w:r w:rsidRPr="004161B2">
              <w:rPr>
                <w:sz w:val="20"/>
                <w:szCs w:val="20"/>
              </w:rPr>
              <w:t>0.61</w:t>
            </w:r>
          </w:p>
        </w:tc>
        <w:tc>
          <w:tcPr>
            <w:tcW w:w="649" w:type="pct"/>
            <w:tcBorders>
              <w:top w:val="single" w:sz="4" w:space="0" w:color="auto"/>
            </w:tcBorders>
            <w:vAlign w:val="center"/>
          </w:tcPr>
          <w:p w14:paraId="5779297E" w14:textId="7A5A5A74" w:rsidR="00CD675F" w:rsidRPr="004161B2" w:rsidRDefault="00CD675F" w:rsidP="00CD675F">
            <w:pPr>
              <w:spacing w:line="240" w:lineRule="auto"/>
              <w:jc w:val="center"/>
              <w:rPr>
                <w:sz w:val="20"/>
                <w:szCs w:val="20"/>
              </w:rPr>
            </w:pPr>
            <w:r w:rsidRPr="004161B2">
              <w:rPr>
                <w:sz w:val="20"/>
                <w:szCs w:val="20"/>
              </w:rPr>
              <w:t>5.96</w:t>
            </w:r>
          </w:p>
        </w:tc>
        <w:tc>
          <w:tcPr>
            <w:tcW w:w="565" w:type="pct"/>
            <w:tcBorders>
              <w:top w:val="single" w:sz="4" w:space="0" w:color="auto"/>
            </w:tcBorders>
            <w:vAlign w:val="center"/>
          </w:tcPr>
          <w:p w14:paraId="68B593E3" w14:textId="1FD21A98" w:rsidR="00CD675F" w:rsidRPr="004161B2" w:rsidRDefault="00CD675F" w:rsidP="00CD675F">
            <w:pPr>
              <w:spacing w:line="240" w:lineRule="auto"/>
              <w:jc w:val="center"/>
              <w:rPr>
                <w:sz w:val="20"/>
                <w:szCs w:val="20"/>
              </w:rPr>
            </w:pPr>
            <w:r w:rsidRPr="004161B2">
              <w:rPr>
                <w:sz w:val="20"/>
                <w:szCs w:val="20"/>
              </w:rPr>
              <w:t>0.99</w:t>
            </w:r>
          </w:p>
        </w:tc>
      </w:tr>
      <w:tr w:rsidR="00CD675F" w:rsidRPr="004161B2" w14:paraId="148B9B6F" w14:textId="18F75AD0" w:rsidTr="009F56E0">
        <w:trPr>
          <w:trHeight w:val="360"/>
        </w:trPr>
        <w:tc>
          <w:tcPr>
            <w:tcW w:w="762" w:type="pct"/>
            <w:vAlign w:val="center"/>
          </w:tcPr>
          <w:p w14:paraId="070FD265" w14:textId="09521BA4" w:rsidR="00CD675F" w:rsidRPr="004161B2" w:rsidRDefault="00CD675F" w:rsidP="00CD675F">
            <w:pPr>
              <w:spacing w:line="240" w:lineRule="auto"/>
              <w:jc w:val="center"/>
              <w:rPr>
                <w:sz w:val="20"/>
                <w:szCs w:val="20"/>
              </w:rPr>
            </w:pPr>
            <w:r w:rsidRPr="004161B2">
              <w:rPr>
                <w:sz w:val="20"/>
                <w:szCs w:val="20"/>
              </w:rPr>
              <w:t>RF1</w:t>
            </w:r>
          </w:p>
        </w:tc>
        <w:tc>
          <w:tcPr>
            <w:tcW w:w="459" w:type="pct"/>
            <w:vAlign w:val="center"/>
          </w:tcPr>
          <w:p w14:paraId="0507317B" w14:textId="26B583F0" w:rsidR="00CD675F" w:rsidRPr="004161B2" w:rsidRDefault="00CD675F" w:rsidP="00CD675F">
            <w:pPr>
              <w:spacing w:line="240" w:lineRule="auto"/>
              <w:jc w:val="center"/>
              <w:rPr>
                <w:sz w:val="20"/>
                <w:szCs w:val="20"/>
              </w:rPr>
            </w:pPr>
            <w:r w:rsidRPr="004161B2">
              <w:rPr>
                <w:sz w:val="20"/>
                <w:szCs w:val="20"/>
              </w:rPr>
              <w:t>1.03</w:t>
            </w:r>
          </w:p>
        </w:tc>
        <w:tc>
          <w:tcPr>
            <w:tcW w:w="633" w:type="pct"/>
            <w:vAlign w:val="center"/>
          </w:tcPr>
          <w:p w14:paraId="1520650D" w14:textId="5216F935" w:rsidR="00CD675F" w:rsidRPr="004161B2" w:rsidRDefault="00CD675F" w:rsidP="00CD675F">
            <w:pPr>
              <w:spacing w:line="240" w:lineRule="auto"/>
              <w:jc w:val="center"/>
              <w:rPr>
                <w:sz w:val="20"/>
                <w:szCs w:val="20"/>
              </w:rPr>
            </w:pPr>
            <w:r w:rsidRPr="004161B2">
              <w:rPr>
                <w:sz w:val="20"/>
                <w:szCs w:val="20"/>
              </w:rPr>
              <w:t>3.41</w:t>
            </w:r>
          </w:p>
        </w:tc>
        <w:tc>
          <w:tcPr>
            <w:tcW w:w="386" w:type="pct"/>
            <w:vAlign w:val="center"/>
          </w:tcPr>
          <w:p w14:paraId="3176FB5C" w14:textId="4A9066CD" w:rsidR="00CD675F" w:rsidRPr="004161B2" w:rsidRDefault="00CD675F" w:rsidP="00CD675F">
            <w:pPr>
              <w:spacing w:line="240" w:lineRule="auto"/>
              <w:jc w:val="center"/>
              <w:rPr>
                <w:sz w:val="20"/>
                <w:szCs w:val="20"/>
              </w:rPr>
            </w:pPr>
            <w:r w:rsidRPr="004161B2">
              <w:rPr>
                <w:sz w:val="20"/>
                <w:szCs w:val="20"/>
              </w:rPr>
              <w:t>0.57</w:t>
            </w:r>
          </w:p>
        </w:tc>
        <w:tc>
          <w:tcPr>
            <w:tcW w:w="450" w:type="pct"/>
            <w:vAlign w:val="center"/>
          </w:tcPr>
          <w:p w14:paraId="0001E56C" w14:textId="7C1AF6B2" w:rsidR="00CD675F" w:rsidRPr="004161B2" w:rsidRDefault="00CD675F" w:rsidP="00CD675F">
            <w:pPr>
              <w:spacing w:line="240" w:lineRule="auto"/>
              <w:jc w:val="center"/>
              <w:rPr>
                <w:sz w:val="20"/>
                <w:szCs w:val="20"/>
              </w:rPr>
            </w:pPr>
            <w:r w:rsidRPr="004161B2">
              <w:rPr>
                <w:sz w:val="20"/>
                <w:szCs w:val="20"/>
              </w:rPr>
              <w:t>0.28</w:t>
            </w:r>
          </w:p>
        </w:tc>
        <w:tc>
          <w:tcPr>
            <w:tcW w:w="640" w:type="pct"/>
            <w:vAlign w:val="center"/>
          </w:tcPr>
          <w:p w14:paraId="63CB1A60" w14:textId="2B954843" w:rsidR="00CD675F" w:rsidRPr="004161B2" w:rsidRDefault="00CD675F" w:rsidP="00CD675F">
            <w:pPr>
              <w:spacing w:line="240" w:lineRule="auto"/>
              <w:jc w:val="center"/>
              <w:rPr>
                <w:sz w:val="20"/>
                <w:szCs w:val="20"/>
              </w:rPr>
            </w:pPr>
            <w:r w:rsidRPr="004161B2">
              <w:rPr>
                <w:sz w:val="20"/>
                <w:szCs w:val="20"/>
              </w:rPr>
              <w:t>-3.49</w:t>
            </w:r>
          </w:p>
        </w:tc>
        <w:tc>
          <w:tcPr>
            <w:tcW w:w="453" w:type="pct"/>
            <w:vAlign w:val="center"/>
          </w:tcPr>
          <w:p w14:paraId="01BFD349" w14:textId="0926183A" w:rsidR="00CD675F" w:rsidRPr="004161B2" w:rsidRDefault="00CD675F" w:rsidP="00CD675F">
            <w:pPr>
              <w:spacing w:line="240" w:lineRule="auto"/>
              <w:jc w:val="center"/>
              <w:rPr>
                <w:sz w:val="20"/>
                <w:szCs w:val="20"/>
              </w:rPr>
            </w:pPr>
            <w:r w:rsidRPr="004161B2">
              <w:rPr>
                <w:sz w:val="20"/>
                <w:szCs w:val="20"/>
              </w:rPr>
              <w:t>0.64</w:t>
            </w:r>
          </w:p>
        </w:tc>
        <w:tc>
          <w:tcPr>
            <w:tcW w:w="649" w:type="pct"/>
            <w:vAlign w:val="center"/>
          </w:tcPr>
          <w:p w14:paraId="67F5491D" w14:textId="0849426C" w:rsidR="00CD675F" w:rsidRPr="004161B2" w:rsidRDefault="00CD675F" w:rsidP="00CD675F">
            <w:pPr>
              <w:spacing w:line="240" w:lineRule="auto"/>
              <w:jc w:val="center"/>
              <w:rPr>
                <w:sz w:val="20"/>
                <w:szCs w:val="20"/>
              </w:rPr>
            </w:pPr>
            <w:r w:rsidRPr="004161B2">
              <w:rPr>
                <w:sz w:val="20"/>
                <w:szCs w:val="20"/>
              </w:rPr>
              <w:t>5.94</w:t>
            </w:r>
          </w:p>
        </w:tc>
        <w:tc>
          <w:tcPr>
            <w:tcW w:w="565" w:type="pct"/>
            <w:vAlign w:val="center"/>
          </w:tcPr>
          <w:p w14:paraId="64638DE4" w14:textId="744C1C45" w:rsidR="00CD675F" w:rsidRPr="004161B2" w:rsidRDefault="00CD675F" w:rsidP="00CD675F">
            <w:pPr>
              <w:spacing w:line="240" w:lineRule="auto"/>
              <w:jc w:val="center"/>
              <w:rPr>
                <w:sz w:val="20"/>
                <w:szCs w:val="20"/>
              </w:rPr>
            </w:pPr>
            <w:r w:rsidRPr="004161B2">
              <w:rPr>
                <w:sz w:val="20"/>
                <w:szCs w:val="20"/>
              </w:rPr>
              <w:t>0.99</w:t>
            </w:r>
          </w:p>
        </w:tc>
      </w:tr>
      <w:tr w:rsidR="00CD675F" w:rsidRPr="004161B2" w14:paraId="22B3F1BC" w14:textId="5A4743BC" w:rsidTr="009F56E0">
        <w:trPr>
          <w:trHeight w:val="360"/>
        </w:trPr>
        <w:tc>
          <w:tcPr>
            <w:tcW w:w="762" w:type="pct"/>
            <w:vAlign w:val="center"/>
          </w:tcPr>
          <w:p w14:paraId="4AD6C0C0" w14:textId="1BDAD85C" w:rsidR="00CD675F" w:rsidRPr="004161B2" w:rsidRDefault="00CD675F" w:rsidP="00CD675F">
            <w:pPr>
              <w:spacing w:line="240" w:lineRule="auto"/>
              <w:jc w:val="center"/>
              <w:rPr>
                <w:sz w:val="20"/>
                <w:szCs w:val="20"/>
              </w:rPr>
            </w:pPr>
            <w:r w:rsidRPr="004161B2">
              <w:rPr>
                <w:sz w:val="20"/>
                <w:szCs w:val="20"/>
              </w:rPr>
              <w:t>RF2</w:t>
            </w:r>
          </w:p>
        </w:tc>
        <w:tc>
          <w:tcPr>
            <w:tcW w:w="459" w:type="pct"/>
            <w:vAlign w:val="center"/>
          </w:tcPr>
          <w:p w14:paraId="2BAD64E9" w14:textId="5876067D" w:rsidR="00CD675F" w:rsidRPr="004161B2" w:rsidRDefault="00CD675F" w:rsidP="00CD675F">
            <w:pPr>
              <w:spacing w:line="240" w:lineRule="auto"/>
              <w:jc w:val="center"/>
              <w:rPr>
                <w:sz w:val="20"/>
                <w:szCs w:val="20"/>
              </w:rPr>
            </w:pPr>
            <w:r w:rsidRPr="004161B2">
              <w:rPr>
                <w:sz w:val="20"/>
                <w:szCs w:val="20"/>
              </w:rPr>
              <w:t>1.48</w:t>
            </w:r>
          </w:p>
        </w:tc>
        <w:tc>
          <w:tcPr>
            <w:tcW w:w="633" w:type="pct"/>
            <w:vAlign w:val="center"/>
          </w:tcPr>
          <w:p w14:paraId="776458B2" w14:textId="566341E4" w:rsidR="00CD675F" w:rsidRPr="004161B2" w:rsidRDefault="00CD675F" w:rsidP="00CD675F">
            <w:pPr>
              <w:spacing w:line="240" w:lineRule="auto"/>
              <w:jc w:val="center"/>
              <w:rPr>
                <w:sz w:val="20"/>
                <w:szCs w:val="20"/>
              </w:rPr>
            </w:pPr>
            <w:r w:rsidRPr="004161B2">
              <w:rPr>
                <w:sz w:val="20"/>
                <w:szCs w:val="20"/>
              </w:rPr>
              <w:t>2.91</w:t>
            </w:r>
          </w:p>
        </w:tc>
        <w:tc>
          <w:tcPr>
            <w:tcW w:w="386" w:type="pct"/>
            <w:vAlign w:val="center"/>
          </w:tcPr>
          <w:p w14:paraId="56045BCF" w14:textId="20C49CB8" w:rsidR="00CD675F" w:rsidRPr="004161B2" w:rsidRDefault="00CD675F" w:rsidP="00CD675F">
            <w:pPr>
              <w:spacing w:line="240" w:lineRule="auto"/>
              <w:jc w:val="center"/>
              <w:rPr>
                <w:sz w:val="20"/>
                <w:szCs w:val="20"/>
              </w:rPr>
            </w:pPr>
            <w:r w:rsidRPr="004161B2">
              <w:rPr>
                <w:sz w:val="20"/>
                <w:szCs w:val="20"/>
              </w:rPr>
              <w:t>0. 65</w:t>
            </w:r>
          </w:p>
        </w:tc>
        <w:tc>
          <w:tcPr>
            <w:tcW w:w="450" w:type="pct"/>
            <w:vAlign w:val="center"/>
          </w:tcPr>
          <w:p w14:paraId="36050C59" w14:textId="3C95B317" w:rsidR="00CD675F" w:rsidRPr="004161B2" w:rsidRDefault="00CD675F" w:rsidP="00CD675F">
            <w:pPr>
              <w:spacing w:line="240" w:lineRule="auto"/>
              <w:jc w:val="center"/>
              <w:rPr>
                <w:sz w:val="20"/>
                <w:szCs w:val="20"/>
              </w:rPr>
            </w:pPr>
            <w:r w:rsidRPr="004161B2">
              <w:rPr>
                <w:sz w:val="20"/>
                <w:szCs w:val="20"/>
              </w:rPr>
              <w:t>0.39</w:t>
            </w:r>
          </w:p>
        </w:tc>
        <w:tc>
          <w:tcPr>
            <w:tcW w:w="640" w:type="pct"/>
            <w:vAlign w:val="center"/>
          </w:tcPr>
          <w:p w14:paraId="7AB773AB" w14:textId="2C69F834" w:rsidR="00CD675F" w:rsidRPr="004161B2" w:rsidRDefault="00CD675F" w:rsidP="00CD675F">
            <w:pPr>
              <w:spacing w:line="240" w:lineRule="auto"/>
              <w:jc w:val="center"/>
              <w:rPr>
                <w:sz w:val="20"/>
                <w:szCs w:val="20"/>
              </w:rPr>
            </w:pPr>
            <w:r w:rsidRPr="004161B2">
              <w:rPr>
                <w:sz w:val="20"/>
                <w:szCs w:val="20"/>
              </w:rPr>
              <w:t>-3.81</w:t>
            </w:r>
          </w:p>
        </w:tc>
        <w:tc>
          <w:tcPr>
            <w:tcW w:w="453" w:type="pct"/>
            <w:vAlign w:val="center"/>
          </w:tcPr>
          <w:p w14:paraId="6ADD4FF2" w14:textId="5FA23F95" w:rsidR="00CD675F" w:rsidRPr="004161B2" w:rsidRDefault="00CD675F" w:rsidP="00CD675F">
            <w:pPr>
              <w:spacing w:line="240" w:lineRule="auto"/>
              <w:jc w:val="center"/>
              <w:rPr>
                <w:sz w:val="20"/>
                <w:szCs w:val="20"/>
              </w:rPr>
            </w:pPr>
            <w:r w:rsidRPr="004161B2">
              <w:rPr>
                <w:sz w:val="20"/>
                <w:szCs w:val="20"/>
              </w:rPr>
              <w:t>0.59</w:t>
            </w:r>
          </w:p>
        </w:tc>
        <w:tc>
          <w:tcPr>
            <w:tcW w:w="649" w:type="pct"/>
            <w:vAlign w:val="center"/>
          </w:tcPr>
          <w:p w14:paraId="2DE25149" w14:textId="5177D4B9" w:rsidR="00CD675F" w:rsidRPr="004161B2" w:rsidRDefault="00CD675F" w:rsidP="00CD675F">
            <w:pPr>
              <w:spacing w:line="240" w:lineRule="auto"/>
              <w:jc w:val="center"/>
              <w:rPr>
                <w:sz w:val="20"/>
                <w:szCs w:val="20"/>
              </w:rPr>
            </w:pPr>
            <w:r w:rsidRPr="004161B2">
              <w:rPr>
                <w:sz w:val="20"/>
                <w:szCs w:val="20"/>
              </w:rPr>
              <w:t>5.98</w:t>
            </w:r>
          </w:p>
        </w:tc>
        <w:tc>
          <w:tcPr>
            <w:tcW w:w="565" w:type="pct"/>
            <w:vAlign w:val="center"/>
          </w:tcPr>
          <w:p w14:paraId="7AFE7050" w14:textId="137194EE" w:rsidR="00CD675F" w:rsidRPr="004161B2" w:rsidRDefault="00CD675F" w:rsidP="00CD675F">
            <w:pPr>
              <w:spacing w:line="240" w:lineRule="auto"/>
              <w:jc w:val="center"/>
              <w:rPr>
                <w:sz w:val="20"/>
                <w:szCs w:val="20"/>
              </w:rPr>
            </w:pPr>
            <w:r w:rsidRPr="004161B2">
              <w:rPr>
                <w:sz w:val="20"/>
                <w:szCs w:val="20"/>
              </w:rPr>
              <w:t>0.99</w:t>
            </w:r>
          </w:p>
        </w:tc>
      </w:tr>
      <w:tr w:rsidR="00CD675F" w:rsidRPr="004161B2" w14:paraId="51CB2CF2" w14:textId="0E27B848" w:rsidTr="009F56E0">
        <w:trPr>
          <w:trHeight w:val="360"/>
        </w:trPr>
        <w:tc>
          <w:tcPr>
            <w:tcW w:w="762" w:type="pct"/>
            <w:vAlign w:val="center"/>
          </w:tcPr>
          <w:p w14:paraId="4340BA4D" w14:textId="01ED5726" w:rsidR="00CD675F" w:rsidRPr="004161B2" w:rsidRDefault="00236B4A" w:rsidP="00CD675F">
            <w:pPr>
              <w:spacing w:line="240" w:lineRule="auto"/>
              <w:jc w:val="center"/>
              <w:rPr>
                <w:sz w:val="20"/>
                <w:szCs w:val="20"/>
              </w:rPr>
            </w:pPr>
            <w:r>
              <w:rPr>
                <w:sz w:val="20"/>
                <w:szCs w:val="20"/>
              </w:rPr>
              <w:t>ROSETTA</w:t>
            </w:r>
          </w:p>
        </w:tc>
        <w:tc>
          <w:tcPr>
            <w:tcW w:w="459" w:type="pct"/>
            <w:vAlign w:val="center"/>
          </w:tcPr>
          <w:p w14:paraId="2537F1EB" w14:textId="38F106F6" w:rsidR="00CD675F" w:rsidRPr="004161B2" w:rsidRDefault="00CD675F" w:rsidP="00CD675F">
            <w:pPr>
              <w:spacing w:line="240" w:lineRule="auto"/>
              <w:jc w:val="center"/>
              <w:rPr>
                <w:sz w:val="20"/>
                <w:szCs w:val="20"/>
              </w:rPr>
            </w:pPr>
            <w:r w:rsidRPr="004161B2">
              <w:rPr>
                <w:sz w:val="20"/>
                <w:szCs w:val="20"/>
              </w:rPr>
              <w:t>0.01</w:t>
            </w:r>
          </w:p>
        </w:tc>
        <w:tc>
          <w:tcPr>
            <w:tcW w:w="633" w:type="pct"/>
            <w:vAlign w:val="center"/>
          </w:tcPr>
          <w:p w14:paraId="58229BE9" w14:textId="38E3A74A" w:rsidR="00CD675F" w:rsidRPr="004161B2" w:rsidRDefault="00CD675F" w:rsidP="00CD675F">
            <w:pPr>
              <w:spacing w:line="240" w:lineRule="auto"/>
              <w:jc w:val="center"/>
              <w:rPr>
                <w:sz w:val="20"/>
                <w:szCs w:val="20"/>
              </w:rPr>
            </w:pPr>
            <w:r w:rsidRPr="004161B2">
              <w:rPr>
                <w:sz w:val="20"/>
                <w:szCs w:val="20"/>
              </w:rPr>
              <w:t>3.59</w:t>
            </w:r>
          </w:p>
        </w:tc>
        <w:tc>
          <w:tcPr>
            <w:tcW w:w="386" w:type="pct"/>
            <w:vAlign w:val="center"/>
          </w:tcPr>
          <w:p w14:paraId="26955A8F" w14:textId="31BCF4F1" w:rsidR="00CD675F" w:rsidRPr="004161B2" w:rsidRDefault="00CD675F" w:rsidP="00CD675F">
            <w:pPr>
              <w:spacing w:line="240" w:lineRule="auto"/>
              <w:jc w:val="center"/>
              <w:rPr>
                <w:sz w:val="20"/>
                <w:szCs w:val="20"/>
              </w:rPr>
            </w:pPr>
            <w:r w:rsidRPr="004161B2">
              <w:rPr>
                <w:sz w:val="20"/>
                <w:szCs w:val="20"/>
              </w:rPr>
              <w:t>0.69</w:t>
            </w:r>
          </w:p>
        </w:tc>
        <w:tc>
          <w:tcPr>
            <w:tcW w:w="450" w:type="pct"/>
            <w:vAlign w:val="center"/>
          </w:tcPr>
          <w:p w14:paraId="6E4884F5" w14:textId="004307F8" w:rsidR="00CD675F" w:rsidRPr="004161B2" w:rsidRDefault="00CD675F" w:rsidP="00CD675F">
            <w:pPr>
              <w:spacing w:line="240" w:lineRule="auto"/>
              <w:jc w:val="center"/>
              <w:rPr>
                <w:sz w:val="20"/>
                <w:szCs w:val="20"/>
              </w:rPr>
            </w:pPr>
            <w:r w:rsidRPr="004161B2">
              <w:rPr>
                <w:sz w:val="20"/>
                <w:szCs w:val="20"/>
              </w:rPr>
              <w:t>0.44</w:t>
            </w:r>
          </w:p>
        </w:tc>
        <w:tc>
          <w:tcPr>
            <w:tcW w:w="640" w:type="pct"/>
            <w:vAlign w:val="center"/>
          </w:tcPr>
          <w:p w14:paraId="6F219ADF" w14:textId="250070E3" w:rsidR="00CD675F" w:rsidRPr="004161B2" w:rsidRDefault="00CD675F" w:rsidP="00CD675F">
            <w:pPr>
              <w:spacing w:line="240" w:lineRule="auto"/>
              <w:jc w:val="center"/>
              <w:rPr>
                <w:sz w:val="20"/>
                <w:szCs w:val="20"/>
              </w:rPr>
            </w:pPr>
            <w:r w:rsidRPr="004161B2">
              <w:rPr>
                <w:sz w:val="20"/>
                <w:szCs w:val="20"/>
              </w:rPr>
              <w:t>141.34</w:t>
            </w:r>
          </w:p>
        </w:tc>
        <w:tc>
          <w:tcPr>
            <w:tcW w:w="453" w:type="pct"/>
            <w:vAlign w:val="center"/>
          </w:tcPr>
          <w:p w14:paraId="773F3E31" w14:textId="010C5851" w:rsidR="00CD675F" w:rsidRPr="004161B2" w:rsidRDefault="00CD675F" w:rsidP="00CD675F">
            <w:pPr>
              <w:spacing w:line="240" w:lineRule="auto"/>
              <w:jc w:val="center"/>
              <w:rPr>
                <w:sz w:val="20"/>
                <w:szCs w:val="20"/>
              </w:rPr>
            </w:pPr>
            <w:r w:rsidRPr="004161B2">
              <w:rPr>
                <w:sz w:val="20"/>
                <w:szCs w:val="20"/>
              </w:rPr>
              <w:t>0.05</w:t>
            </w:r>
          </w:p>
        </w:tc>
        <w:tc>
          <w:tcPr>
            <w:tcW w:w="649" w:type="pct"/>
            <w:vAlign w:val="center"/>
          </w:tcPr>
          <w:p w14:paraId="055F1FED" w14:textId="32F734B0" w:rsidR="00CD675F" w:rsidRPr="004161B2" w:rsidRDefault="00CD675F" w:rsidP="00CD675F">
            <w:pPr>
              <w:spacing w:line="240" w:lineRule="auto"/>
              <w:jc w:val="center"/>
              <w:rPr>
                <w:sz w:val="20"/>
                <w:szCs w:val="20"/>
              </w:rPr>
            </w:pPr>
            <w:r>
              <w:rPr>
                <w:sz w:val="20"/>
                <w:szCs w:val="20"/>
              </w:rPr>
              <w:t>313</w:t>
            </w:r>
          </w:p>
        </w:tc>
        <w:tc>
          <w:tcPr>
            <w:tcW w:w="565" w:type="pct"/>
            <w:vAlign w:val="center"/>
          </w:tcPr>
          <w:p w14:paraId="24D5685E" w14:textId="2FBD9D9E" w:rsidR="00CD675F" w:rsidRPr="004161B2" w:rsidRDefault="00CD675F" w:rsidP="00CD675F">
            <w:pPr>
              <w:spacing w:line="240" w:lineRule="auto"/>
              <w:jc w:val="center"/>
              <w:rPr>
                <w:sz w:val="20"/>
                <w:szCs w:val="20"/>
              </w:rPr>
            </w:pPr>
            <w:r w:rsidRPr="004161B2">
              <w:rPr>
                <w:sz w:val="20"/>
                <w:szCs w:val="20"/>
              </w:rPr>
              <w:t>0.008</w:t>
            </w:r>
          </w:p>
        </w:tc>
      </w:tr>
    </w:tbl>
    <w:p w14:paraId="4763F303" w14:textId="77777777" w:rsidR="00542171" w:rsidRDefault="00542171" w:rsidP="00F332F0">
      <w:pPr>
        <w:spacing w:after="120" w:line="360" w:lineRule="auto"/>
      </w:pPr>
    </w:p>
    <w:p w14:paraId="1EBFFDFC" w14:textId="13EFC8DD" w:rsidR="006C7497" w:rsidRDefault="00801572" w:rsidP="006C7497">
      <w:pPr>
        <w:spacing w:before="360" w:after="120" w:line="240" w:lineRule="auto"/>
      </w:pPr>
      <w:r>
        <w:rPr>
          <w:noProof/>
        </w:rPr>
        <w:lastRenderedPageBreak/>
        <w:drawing>
          <wp:inline distT="0" distB="0" distL="0" distR="0" wp14:anchorId="5868C654" wp14:editId="372B688A">
            <wp:extent cx="5943600" cy="4245429"/>
            <wp:effectExtent l="0" t="0" r="0" b="3175"/>
            <wp:docPr id="4" name="图片 4" descr="G:\My Drive\MyResearch\29. PstDoc\EPA\R_Ksat\4.Ann_RF_Evaluation_V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Drive\MyResearch\29. PstDoc\EPA\R_Ksat\4.Ann_RF_Evaluation_V3.tif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r w:rsidR="005568C7" w:rsidRPr="005568C7">
        <w:t xml:space="preserve"> </w:t>
      </w:r>
    </w:p>
    <w:p w14:paraId="467F6AAA" w14:textId="5B080741" w:rsidR="006C7497" w:rsidRPr="001C14DD" w:rsidRDefault="006C7497" w:rsidP="006C7497">
      <w:pPr>
        <w:spacing w:before="120" w:after="120" w:line="240" w:lineRule="auto"/>
        <w:sectPr w:rsidR="006C7497" w:rsidRPr="001C14DD" w:rsidSect="006C7497">
          <w:pgSz w:w="12240" w:h="15840"/>
          <w:pgMar w:top="1440" w:right="1440" w:bottom="1440" w:left="1440" w:header="720" w:footer="720" w:gutter="0"/>
          <w:lnNumType w:countBy="1" w:restart="continuous"/>
          <w:cols w:space="720"/>
          <w:docGrid w:linePitch="360"/>
        </w:sectPr>
      </w:pPr>
      <w:proofErr w:type="gramStart"/>
      <w:r w:rsidRPr="00D0299F">
        <w:rPr>
          <w:rFonts w:hint="eastAsia"/>
          <w:b/>
        </w:rPr>
        <w:t xml:space="preserve">Figure </w:t>
      </w:r>
      <w:r>
        <w:rPr>
          <w:rFonts w:hint="eastAsia"/>
          <w:b/>
        </w:rPr>
        <w:t>5</w:t>
      </w:r>
      <w:r w:rsidRPr="00D0299F">
        <w:rPr>
          <w:rFonts w:hint="eastAsia"/>
          <w:b/>
        </w:rPr>
        <w:t>.</w:t>
      </w:r>
      <w:proofErr w:type="gramEnd"/>
      <w:r>
        <w:rPr>
          <w:rFonts w:hint="eastAsia"/>
        </w:rPr>
        <w:t xml:space="preserve"> </w:t>
      </w:r>
      <w:r w:rsidR="00906856">
        <w:t>F</w:t>
      </w:r>
      <w:r w:rsidR="00906856">
        <w:rPr>
          <w:rFonts w:hint="eastAsia"/>
        </w:rPr>
        <w:t>ield</w:t>
      </w:r>
      <w:r w:rsidR="00906856">
        <w:t>-</w:t>
      </w:r>
      <w:r w:rsidR="00906856">
        <w:rPr>
          <w:rFonts w:hint="eastAsia"/>
        </w:rPr>
        <w:t xml:space="preserve">measured urban soil </w:t>
      </w:r>
      <w:proofErr w:type="spellStart"/>
      <w:r w:rsidR="00906856">
        <w:rPr>
          <w:rFonts w:hint="eastAsia"/>
        </w:rPr>
        <w:t>K</w:t>
      </w:r>
      <w:r w:rsidR="00906856" w:rsidRPr="00906856">
        <w:rPr>
          <w:vertAlign w:val="subscript"/>
        </w:rPr>
        <w:t>fs</w:t>
      </w:r>
      <w:proofErr w:type="spellEnd"/>
      <w:r>
        <w:rPr>
          <w:rFonts w:hint="eastAsia"/>
        </w:rPr>
        <w:t xml:space="preserve"> </w:t>
      </w:r>
      <w:r w:rsidR="00906856">
        <w:t xml:space="preserve">versus </w:t>
      </w:r>
      <w:proofErr w:type="spellStart"/>
      <w:r w:rsidR="00906856">
        <w:t>K</w:t>
      </w:r>
      <w:r w:rsidR="00906856" w:rsidRPr="00906856">
        <w:rPr>
          <w:vertAlign w:val="subscript"/>
        </w:rPr>
        <w:t>fs</w:t>
      </w:r>
      <w:proofErr w:type="spellEnd"/>
      <w:r w:rsidR="00906856">
        <w:t xml:space="preserve"> </w:t>
      </w:r>
      <w:r>
        <w:rPr>
          <w:rFonts w:hint="eastAsia"/>
        </w:rPr>
        <w:t xml:space="preserve">predicted using </w:t>
      </w:r>
      <w:r w:rsidR="0006525C">
        <w:t xml:space="preserve">the </w:t>
      </w:r>
      <w:del w:id="53" w:author="Windows User" w:date="2019-03-30T15:31:00Z">
        <w:r w:rsidDel="00C7416F">
          <w:rPr>
            <w:rFonts w:hint="eastAsia"/>
          </w:rPr>
          <w:delText>artificia</w:delText>
        </w:r>
        <w:r w:rsidR="00D249FE" w:rsidDel="00C7416F">
          <w:rPr>
            <w:rFonts w:hint="eastAsia"/>
          </w:rPr>
          <w:delText xml:space="preserve">l neural network </w:delText>
        </w:r>
      </w:del>
      <w:ins w:id="54" w:author="Windows User" w:date="2019-03-30T15:31:00Z">
        <w:r w:rsidR="00C7416F">
          <w:rPr>
            <w:rFonts w:hint="eastAsia"/>
          </w:rPr>
          <w:t xml:space="preserve">Artificial Neural Network </w:t>
        </w:r>
      </w:ins>
      <w:r w:rsidR="00D249FE">
        <w:rPr>
          <w:rFonts w:hint="eastAsia"/>
        </w:rPr>
        <w:t>model (</w:t>
      </w:r>
      <w:r w:rsidR="00906856">
        <w:t xml:space="preserve">ANN; </w:t>
      </w:r>
      <w:r w:rsidR="00D249FE">
        <w:rPr>
          <w:rFonts w:hint="eastAsia"/>
        </w:rPr>
        <w:t xml:space="preserve">panel </w:t>
      </w:r>
      <w:r w:rsidR="00620A8F">
        <w:rPr>
          <w:rFonts w:hint="eastAsia"/>
        </w:rPr>
        <w:t>a</w:t>
      </w:r>
      <w:r w:rsidR="00D249FE">
        <w:rPr>
          <w:rFonts w:hint="eastAsia"/>
        </w:rPr>
        <w:t>)</w:t>
      </w:r>
      <w:r>
        <w:rPr>
          <w:rFonts w:hint="eastAsia"/>
        </w:rPr>
        <w:t>,</w:t>
      </w:r>
      <w:r w:rsidR="00620A8F" w:rsidRPr="00620A8F">
        <w:rPr>
          <w:rFonts w:hint="eastAsia"/>
        </w:rPr>
        <w:t xml:space="preserve"> </w:t>
      </w:r>
      <w:r w:rsidR="0006525C">
        <w:t xml:space="preserve">the </w:t>
      </w:r>
      <w:del w:id="55" w:author="Windows User" w:date="2019-03-30T15:35:00Z">
        <w:r w:rsidR="00620A8F" w:rsidDel="00187FAD">
          <w:rPr>
            <w:rFonts w:hint="eastAsia"/>
          </w:rPr>
          <w:delText>random forest</w:delText>
        </w:r>
      </w:del>
      <w:ins w:id="56" w:author="Windows User" w:date="2019-03-30T15:35:00Z">
        <w:r w:rsidR="00187FAD">
          <w:rPr>
            <w:rFonts w:hint="eastAsia"/>
          </w:rPr>
          <w:t>Random Forest</w:t>
        </w:r>
      </w:ins>
      <w:r w:rsidR="00620A8F">
        <w:rPr>
          <w:rFonts w:hint="eastAsia"/>
        </w:rPr>
        <w:t xml:space="preserve"> model</w:t>
      </w:r>
      <w:r w:rsidR="00906856">
        <w:t>s without soil structure</w:t>
      </w:r>
      <w:r w:rsidR="00620A8F">
        <w:rPr>
          <w:rFonts w:hint="eastAsia"/>
        </w:rPr>
        <w:t xml:space="preserve"> </w:t>
      </w:r>
      <w:r w:rsidR="00D249FE">
        <w:rPr>
          <w:rFonts w:hint="eastAsia"/>
        </w:rPr>
        <w:t>(</w:t>
      </w:r>
      <w:r w:rsidR="00906856">
        <w:t xml:space="preserve">RF1; </w:t>
      </w:r>
      <w:r w:rsidR="00D249FE">
        <w:rPr>
          <w:rFonts w:hint="eastAsia"/>
        </w:rPr>
        <w:t xml:space="preserve">panel </w:t>
      </w:r>
      <w:r w:rsidR="00906856">
        <w:rPr>
          <w:rFonts w:hint="eastAsia"/>
        </w:rPr>
        <w:t>b</w:t>
      </w:r>
      <w:r w:rsidR="00906856">
        <w:t>) and with soil structure (RF2; panel</w:t>
      </w:r>
      <w:r w:rsidR="00620A8F">
        <w:rPr>
          <w:rFonts w:hint="eastAsia"/>
        </w:rPr>
        <w:t xml:space="preserve"> c),</w:t>
      </w:r>
      <w:r>
        <w:rPr>
          <w:rFonts w:hint="eastAsia"/>
        </w:rPr>
        <w:t xml:space="preserve"> and </w:t>
      </w:r>
      <w:r w:rsidR="0006525C">
        <w:t xml:space="preserve">the </w:t>
      </w:r>
      <w:r w:rsidR="00236B4A">
        <w:t>ROSETTA</w:t>
      </w:r>
      <w:r>
        <w:rPr>
          <w:rFonts w:hint="eastAsia"/>
        </w:rPr>
        <w:t xml:space="preserve"> model </w:t>
      </w:r>
      <w:r w:rsidR="00D249FE">
        <w:rPr>
          <w:rFonts w:hint="eastAsia"/>
        </w:rPr>
        <w:t xml:space="preserve">(panel </w:t>
      </w:r>
      <w:r w:rsidR="00620A8F">
        <w:rPr>
          <w:rFonts w:hint="eastAsia"/>
        </w:rPr>
        <w:t>d</w:t>
      </w:r>
      <w:r>
        <w:rPr>
          <w:rFonts w:hint="eastAsia"/>
        </w:rPr>
        <w:t>)</w:t>
      </w:r>
      <w:r w:rsidR="0006525C">
        <w:t xml:space="preserve"> for the verification dataset</w:t>
      </w:r>
      <w:r>
        <w:rPr>
          <w:rFonts w:hint="eastAsia"/>
        </w:rPr>
        <w:t xml:space="preserve">. Note </w:t>
      </w:r>
      <w:r w:rsidR="000E3F29">
        <w:t xml:space="preserve">that </w:t>
      </w:r>
      <w:r>
        <w:rPr>
          <w:rFonts w:hint="eastAsia"/>
        </w:rPr>
        <w:t xml:space="preserve">the solid blue lines are 1:1 </w:t>
      </w:r>
      <w:r>
        <w:t>line</w:t>
      </w:r>
      <w:r w:rsidR="000E3F29">
        <w:t>s</w:t>
      </w:r>
      <w:r w:rsidR="009A4DCA">
        <w:t>, that</w:t>
      </w:r>
      <w:r w:rsidR="000E3F29">
        <w:t xml:space="preserve"> </w:t>
      </w:r>
      <w:r w:rsidR="009A4DCA">
        <w:t xml:space="preserve">each dashed red line represents a simple linear model (SLR), </w:t>
      </w:r>
      <w:r w:rsidR="000E3F29">
        <w:t>and that</w:t>
      </w:r>
      <w:r>
        <w:t xml:space="preserve"> the </w:t>
      </w:r>
      <w:r w:rsidR="00620A8F">
        <w:rPr>
          <w:rFonts w:hint="eastAsia"/>
        </w:rPr>
        <w:t>x</w:t>
      </w:r>
      <w:r w:rsidR="00D249FE">
        <w:t>-axis for panel d</w:t>
      </w:r>
      <w:r>
        <w:t xml:space="preserve"> differs</w:t>
      </w:r>
      <w:r>
        <w:rPr>
          <w:rFonts w:hint="eastAsia"/>
        </w:rPr>
        <w:t xml:space="preserve"> from other panels</w:t>
      </w:r>
      <w:r w:rsidR="009A4DCA">
        <w:t>.</w:t>
      </w:r>
    </w:p>
    <w:p w14:paraId="212BC57D" w14:textId="19A4F324" w:rsidR="006C7497" w:rsidRPr="0032031E" w:rsidRDefault="006C7497" w:rsidP="006C7497">
      <w:pPr>
        <w:pStyle w:val="1"/>
      </w:pPr>
      <w:r>
        <w:rPr>
          <w:rFonts w:hint="eastAsia"/>
        </w:rPr>
        <w:lastRenderedPageBreak/>
        <w:t>4</w:t>
      </w:r>
      <w:r w:rsidRPr="0032031E">
        <w:rPr>
          <w:rFonts w:hint="eastAsia"/>
        </w:rPr>
        <w:t xml:space="preserve">. </w:t>
      </w:r>
      <w:r w:rsidR="00803F9B">
        <w:rPr>
          <w:rFonts w:hint="eastAsia"/>
        </w:rPr>
        <w:t>Discussion</w:t>
      </w:r>
    </w:p>
    <w:p w14:paraId="27441C10" w14:textId="296697AC" w:rsidR="006C7497" w:rsidRDefault="009B3A88" w:rsidP="006C7497">
      <w:pPr>
        <w:spacing w:before="120" w:after="120"/>
        <w:ind w:firstLine="720"/>
      </w:pPr>
      <w:r>
        <w:t xml:space="preserve">In this study we used a unique set of </w:t>
      </w:r>
      <w:r w:rsidR="008612D2" w:rsidRPr="00841E62">
        <w:t>field-saturated hydraulic conductivity</w:t>
      </w:r>
      <w:r w:rsidR="008612D2" w:rsidRPr="00D550A8">
        <w:rPr>
          <w:rFonts w:hint="eastAsia"/>
        </w:rPr>
        <w:t xml:space="preserve"> </w:t>
      </w:r>
      <w:r w:rsidR="008612D2">
        <w:t>(</w:t>
      </w:r>
      <w:proofErr w:type="spellStart"/>
      <w:r>
        <w:t>K</w:t>
      </w:r>
      <w:r w:rsidRPr="008612D2">
        <w:rPr>
          <w:vertAlign w:val="subscript"/>
        </w:rPr>
        <w:t>fs</w:t>
      </w:r>
      <w:proofErr w:type="spellEnd"/>
      <w:r w:rsidR="008612D2">
        <w:t>)</w:t>
      </w:r>
      <w:r>
        <w:t xml:space="preserve"> values measured in urban soil profiles to generate new </w:t>
      </w:r>
      <w:proofErr w:type="spellStart"/>
      <w:r>
        <w:t>pedotransfer</w:t>
      </w:r>
      <w:proofErr w:type="spellEnd"/>
      <w:r>
        <w:t xml:space="preserve"> functions (PTFs). </w:t>
      </w:r>
      <w:r w:rsidR="008612D2">
        <w:t xml:space="preserve">We used three different models as PTFs, including an </w:t>
      </w:r>
      <w:del w:id="57" w:author="Windows User" w:date="2019-03-30T15:31:00Z">
        <w:r w:rsidR="008612D2" w:rsidDel="00C7416F">
          <w:delText xml:space="preserve">artificial neural network </w:delText>
        </w:r>
      </w:del>
      <w:ins w:id="58" w:author="Windows User" w:date="2019-03-30T15:31:00Z">
        <w:r w:rsidR="00C7416F">
          <w:t xml:space="preserve">Artificial Neural Network </w:t>
        </w:r>
      </w:ins>
      <w:r w:rsidR="008612D2">
        <w:t xml:space="preserve">(ANN) analysis and two </w:t>
      </w:r>
      <w:del w:id="59" w:author="Windows User" w:date="2019-03-30T15:35:00Z">
        <w:r w:rsidR="008612D2" w:rsidDel="00187FAD">
          <w:delText>random forest</w:delText>
        </w:r>
      </w:del>
      <w:ins w:id="60" w:author="Windows User" w:date="2019-03-30T15:35:00Z">
        <w:r w:rsidR="00187FAD">
          <w:t>Random Forest</w:t>
        </w:r>
      </w:ins>
      <w:r w:rsidR="008612D2">
        <w:t xml:space="preserve"> (RF) models that both excluded (RF1) and included (RF2) soil structure descriptions. As inputs, the models only used %sand, silt, and clay</w:t>
      </w:r>
      <w:r w:rsidR="0074527B">
        <w:t xml:space="preserve"> </w:t>
      </w:r>
      <w:r w:rsidR="00E56BE2">
        <w:t>(</w:t>
      </w:r>
      <w:r w:rsidR="0074527B">
        <w:t xml:space="preserve">along with </w:t>
      </w:r>
      <w:r w:rsidR="008612D2">
        <w:t>soil structure type in the RF2 model</w:t>
      </w:r>
      <w:r w:rsidR="00E56BE2">
        <w:t>)</w:t>
      </w:r>
      <w:r w:rsidR="0074527B">
        <w:t>. These inputs represent</w:t>
      </w:r>
      <w:r w:rsidR="008612D2">
        <w:t xml:space="preserve"> information that can be found almost everywhere in the conterminous United States </w:t>
      </w:r>
      <w:r w:rsidR="008612D2">
        <w:fldChar w:fldCharType="begin"/>
      </w:r>
      <w:r w:rsidR="00EC1342">
        <w:instrText xml:space="preserve"> ADDIN EN.CITE &lt;EndNote&gt;&lt;Cite&gt;&lt;Author&gt;NCSS&lt;/Author&gt;&lt;Year&gt;2019&lt;/Year&gt;&lt;RecNum&gt;8290&lt;/RecNum&gt;&lt;DisplayText&gt;(NCSS, 2019)&lt;/DisplayText&gt;&lt;record&gt;&lt;rec-number&gt;8290&lt;/rec-number&gt;&lt;foreign-keys&gt;&lt;key app="EN" db-id="x2ddzvadmrpetqerdx3pw2pi5df2r2ptrp5r" timestamp="1547913418"&gt;8290&lt;/key&gt;&lt;/foreign-keys&gt;&lt;ref-type name="Dataset"&gt;59&lt;/ref-type&gt;&lt;contributors&gt;&lt;authors&gt;&lt;author&gt;NCSS&lt;/author&gt;&lt;/authors&gt;&lt;secondary-authors&gt;&lt;author&gt;USDA NRCS&lt;/author&gt;&lt;/secondary-authors&gt;&lt;/contributors&gt;&lt;titles&gt;&lt;title&gt;National Cooperative Soil Survey Characterization Database&lt;/title&gt;&lt;/titles&gt;&lt;dates&gt;&lt;year&gt;2019&lt;/year&gt;&lt;/dates&gt;&lt;urls&gt;&lt;related-urls&gt;&lt;url&gt;http://ncsslabdatamart.sc.egov.usda.gov/&lt;/url&gt;&lt;/related-urls&gt;&lt;/urls&gt;&lt;access-date&gt;January 19, 2019&lt;/access-date&gt;&lt;/record&gt;&lt;/Cite&gt;&lt;/EndNote&gt;</w:instrText>
      </w:r>
      <w:r w:rsidR="008612D2">
        <w:fldChar w:fldCharType="separate"/>
      </w:r>
      <w:r w:rsidR="008612D2">
        <w:rPr>
          <w:noProof/>
        </w:rPr>
        <w:t>(NCSS, 2019)</w:t>
      </w:r>
      <w:r w:rsidR="008612D2">
        <w:fldChar w:fldCharType="end"/>
      </w:r>
      <w:r w:rsidR="008612D2">
        <w:t xml:space="preserve"> and </w:t>
      </w:r>
      <w:r w:rsidR="0074527B">
        <w:t>are</w:t>
      </w:r>
      <w:r w:rsidR="008612D2">
        <w:t xml:space="preserve"> commonly measured in other locations and studies. We </w:t>
      </w:r>
      <w:r w:rsidR="00C16FEF">
        <w:t xml:space="preserve">then </w:t>
      </w:r>
      <w:r w:rsidR="008612D2">
        <w:t xml:space="preserve">compared these three PTF models to the commonly used </w:t>
      </w:r>
      <w:commentRangeStart w:id="61"/>
      <w:commentRangeStart w:id="62"/>
      <w:r w:rsidR="008612D2">
        <w:t xml:space="preserve">ROSETTA </w:t>
      </w:r>
      <w:commentRangeEnd w:id="61"/>
      <w:r w:rsidR="00031EDB">
        <w:rPr>
          <w:rStyle w:val="a4"/>
        </w:rPr>
        <w:commentReference w:id="61"/>
      </w:r>
      <w:commentRangeEnd w:id="62"/>
      <w:r w:rsidR="00E56BE2">
        <w:t xml:space="preserve">model </w:t>
      </w:r>
      <w:r w:rsidR="00236B4A">
        <w:rPr>
          <w:rStyle w:val="a4"/>
        </w:rPr>
        <w:commentReference w:id="62"/>
      </w:r>
      <w:r w:rsidR="0074527B">
        <w:fldChar w:fldCharType="begin"/>
      </w:r>
      <w:r w:rsidR="00EC1342">
        <w:instrText xml:space="preserve"> ADDIN EN.CITE &lt;EndNote&gt;&lt;Cite&gt;&lt;Author&gt;Schaap&lt;/Author&gt;&lt;Year&gt;2001&lt;/Year&gt;&lt;RecNum&gt;1247&lt;/RecNum&gt;&lt;DisplayText&gt;(Schaap et al., 2001)&lt;/DisplayText&gt;&lt;record&gt;&lt;rec-number&gt;1247&lt;/rec-number&gt;&lt;foreign-keys&gt;&lt;key app="EN" db-id="x2ddzvadmrpetqerdx3pw2pi5df2r2ptrp5r" timestamp="1471479523"&gt;1247&lt;/key&gt;&lt;key app="ENWeb" db-id=""&gt;0&lt;/key&gt;&lt;/foreign-keys&gt;&lt;ref-type name="Journal Article"&gt;17&lt;/ref-type&gt;&lt;contributors&gt;&lt;authors&gt;&lt;author&gt;Schaap, Marcel G&lt;/author&gt;&lt;author&gt;Leij, Feike J&lt;/author&gt;&lt;author&gt;van Genuchten, Martinus Th&lt;/author&gt;&lt;/authors&gt;&lt;/contributors&gt;&lt;titles&gt;&lt;title&gt;ROSETTA: a computer program for estimating soil hydraulic parameters with hierarchical pedotransfer functions&lt;/title&gt;&lt;secondary-title&gt;Journal of Hydrology&lt;/secondary-title&gt;&lt;/titles&gt;&lt;periodical&gt;&lt;full-title&gt;Journal of Hydrology&lt;/full-title&gt;&lt;/periodical&gt;&lt;pages&gt;163-176&lt;/pages&gt;&lt;volume&gt;251&lt;/volume&gt;&lt;number&gt;3&lt;/number&gt;&lt;dates&gt;&lt;year&gt;2001&lt;/year&gt;&lt;/dates&gt;&lt;isbn&gt;0022-1694&lt;/isbn&gt;&lt;urls&gt;&lt;/urls&gt;&lt;/record&gt;&lt;/Cite&gt;&lt;/EndNote&gt;</w:instrText>
      </w:r>
      <w:r w:rsidR="0074527B">
        <w:fldChar w:fldCharType="separate"/>
      </w:r>
      <w:r w:rsidR="0074527B">
        <w:rPr>
          <w:noProof/>
        </w:rPr>
        <w:t>(Schaap et al., 2001)</w:t>
      </w:r>
      <w:r w:rsidR="0074527B">
        <w:fldChar w:fldCharType="end"/>
      </w:r>
      <w:r w:rsidR="008612D2">
        <w:t xml:space="preserve">, which uses the same %sand, </w:t>
      </w:r>
      <w:r w:rsidR="00766647">
        <w:t>%</w:t>
      </w:r>
      <w:r w:rsidR="008612D2">
        <w:t xml:space="preserve">silt, and </w:t>
      </w:r>
      <w:r w:rsidR="00766647">
        <w:t>%</w:t>
      </w:r>
      <w:r w:rsidR="00C16FEF">
        <w:t>clay inputs</w:t>
      </w:r>
      <w:r w:rsidR="00E56BE2">
        <w:t>.</w:t>
      </w:r>
    </w:p>
    <w:p w14:paraId="6B2CD587" w14:textId="222F08F6" w:rsidR="00005B7E" w:rsidRDefault="00005B7E" w:rsidP="00131084">
      <w:pPr>
        <w:spacing w:before="120" w:after="120"/>
        <w:ind w:firstLine="720"/>
      </w:pPr>
      <w:r>
        <w:rPr>
          <w:bCs/>
        </w:rPr>
        <w:t xml:space="preserve">We evaluated the four models using five summary statistics, along with the intercept and slope of simple linear regression models fit to the predicted versus measured </w:t>
      </w:r>
      <w:proofErr w:type="spellStart"/>
      <w:r>
        <w:rPr>
          <w:bCs/>
        </w:rPr>
        <w:t>K</w:t>
      </w:r>
      <w:r w:rsidRPr="00005B7E">
        <w:rPr>
          <w:bCs/>
          <w:vertAlign w:val="subscript"/>
        </w:rPr>
        <w:t>fs</w:t>
      </w:r>
      <w:proofErr w:type="spellEnd"/>
      <w:r>
        <w:rPr>
          <w:bCs/>
        </w:rPr>
        <w:t xml:space="preserve"> values</w:t>
      </w:r>
      <w:r w:rsidR="00C16FEF">
        <w:rPr>
          <w:bCs/>
        </w:rPr>
        <w:t xml:space="preserve"> and a multiple comparisons statistical test (ANOVA with Tukey’s HSD).</w:t>
      </w:r>
      <w:r w:rsidR="009F4279">
        <w:rPr>
          <w:bCs/>
        </w:rPr>
        <w:t xml:space="preserve"> </w:t>
      </w:r>
      <w:r w:rsidR="00C16FEF">
        <w:rPr>
          <w:bCs/>
        </w:rPr>
        <w:t>T</w:t>
      </w:r>
      <w:r w:rsidR="004632C1">
        <w:rPr>
          <w:bCs/>
        </w:rPr>
        <w:t xml:space="preserve">he model evaluation statistics </w:t>
      </w:r>
      <w:r w:rsidR="00766647">
        <w:rPr>
          <w:bCs/>
        </w:rPr>
        <w:t xml:space="preserve">conveyed different information. For example, the </w:t>
      </w:r>
      <w:r w:rsidR="00236B4A">
        <w:rPr>
          <w:bCs/>
        </w:rPr>
        <w:t>ROSETTA</w:t>
      </w:r>
      <w:r w:rsidR="00766647">
        <w:rPr>
          <w:bCs/>
        </w:rPr>
        <w:t xml:space="preserve"> model had relatively high values for </w:t>
      </w:r>
      <w:r w:rsidR="00766647" w:rsidRPr="00C16FEF">
        <w:rPr>
          <w:bCs/>
          <w:i/>
        </w:rPr>
        <w:t>adjR</w:t>
      </w:r>
      <w:r w:rsidR="00766647" w:rsidRPr="008B633D">
        <w:rPr>
          <w:bCs/>
          <w:vertAlign w:val="superscript"/>
        </w:rPr>
        <w:t>2</w:t>
      </w:r>
      <w:r w:rsidR="00766647">
        <w:rPr>
          <w:bCs/>
        </w:rPr>
        <w:t xml:space="preserve"> and </w:t>
      </w:r>
      <w:r w:rsidR="00C16FEF" w:rsidRPr="00C16FEF">
        <w:rPr>
          <w:bCs/>
          <w:i/>
        </w:rPr>
        <w:t>R</w:t>
      </w:r>
      <w:r w:rsidR="00766647">
        <w:rPr>
          <w:bCs/>
        </w:rPr>
        <w:t>, indicating linear association betwee</w:t>
      </w:r>
      <w:r w:rsidR="00C16FEF">
        <w:rPr>
          <w:bCs/>
        </w:rPr>
        <w:t xml:space="preserve">n the measured and modeled data. However, that model </w:t>
      </w:r>
      <w:r w:rsidR="00766647">
        <w:rPr>
          <w:bCs/>
        </w:rPr>
        <w:t xml:space="preserve">also </w:t>
      </w:r>
      <w:r w:rsidR="00C16FEF">
        <w:rPr>
          <w:bCs/>
        </w:rPr>
        <w:t>ha</w:t>
      </w:r>
      <w:r w:rsidR="00766647">
        <w:rPr>
          <w:bCs/>
        </w:rPr>
        <w:t>d slopes much less than 1</w:t>
      </w:r>
      <w:r w:rsidR="00C16FEF">
        <w:rPr>
          <w:bCs/>
        </w:rPr>
        <w:t xml:space="preserve"> when</w:t>
      </w:r>
      <w:r w:rsidR="00766647">
        <w:rPr>
          <w:bCs/>
        </w:rPr>
        <w:t xml:space="preserve"> </w:t>
      </w:r>
      <w:r w:rsidR="00C16FEF">
        <w:rPr>
          <w:bCs/>
        </w:rPr>
        <w:t xml:space="preserve">linear regression was applied to predicted versus measured </w:t>
      </w:r>
      <w:proofErr w:type="spellStart"/>
      <w:r w:rsidR="00C16FEF" w:rsidRPr="00C16FEF">
        <w:rPr>
          <w:bCs/>
        </w:rPr>
        <w:t>K</w:t>
      </w:r>
      <w:r w:rsidR="00C16FEF" w:rsidRPr="00C16FEF">
        <w:rPr>
          <w:bCs/>
          <w:vertAlign w:val="subscript"/>
        </w:rPr>
        <w:t>fs</w:t>
      </w:r>
      <w:proofErr w:type="spellEnd"/>
      <w:r w:rsidR="00C16FEF">
        <w:rPr>
          <w:bCs/>
        </w:rPr>
        <w:t xml:space="preserve"> </w:t>
      </w:r>
      <w:r w:rsidR="00766647">
        <w:rPr>
          <w:bCs/>
        </w:rPr>
        <w:t>(indicating overestimat</w:t>
      </w:r>
      <w:r w:rsidR="00C16FEF">
        <w:rPr>
          <w:bCs/>
        </w:rPr>
        <w:t xml:space="preserve">ion </w:t>
      </w:r>
      <w:r w:rsidR="00766647">
        <w:rPr>
          <w:bCs/>
        </w:rPr>
        <w:t>in high permeability soils)</w:t>
      </w:r>
      <w:r w:rsidR="009F4279">
        <w:rPr>
          <w:bCs/>
        </w:rPr>
        <w:t>, low index of agreement values, and large RMSE values</w:t>
      </w:r>
      <w:r w:rsidR="00C16FEF">
        <w:rPr>
          <w:bCs/>
        </w:rPr>
        <w:t>, which</w:t>
      </w:r>
      <w:r w:rsidR="009F4279">
        <w:rPr>
          <w:bCs/>
        </w:rPr>
        <w:t xml:space="preserve"> all indicat</w:t>
      </w:r>
      <w:r w:rsidR="00C16FEF">
        <w:rPr>
          <w:bCs/>
        </w:rPr>
        <w:t>e</w:t>
      </w:r>
      <w:r w:rsidR="009F4279">
        <w:rPr>
          <w:bCs/>
        </w:rPr>
        <w:t xml:space="preserve"> poor model fit. </w:t>
      </w:r>
      <w:r w:rsidR="00C16FEF">
        <w:rPr>
          <w:bCs/>
        </w:rPr>
        <w:t xml:space="preserve">This observations support the contention </w:t>
      </w:r>
      <w:r w:rsidR="00766647">
        <w:rPr>
          <w:bCs/>
        </w:rPr>
        <w:t xml:space="preserve">that </w:t>
      </w:r>
      <w:r w:rsidR="00766647">
        <w:t xml:space="preserve">individual </w:t>
      </w:r>
      <w:r w:rsidR="00766647" w:rsidRPr="00B5314C">
        <w:rPr>
          <w:rFonts w:hint="eastAsia"/>
        </w:rPr>
        <w:t xml:space="preserve">evaluation </w:t>
      </w:r>
      <w:r w:rsidR="00766647" w:rsidRPr="00B5314C">
        <w:t>statistic</w:t>
      </w:r>
      <w:r w:rsidR="00766647">
        <w:t>s</w:t>
      </w:r>
      <w:r w:rsidR="00766647">
        <w:rPr>
          <w:rFonts w:hint="eastAsia"/>
        </w:rPr>
        <w:t xml:space="preserve"> </w:t>
      </w:r>
      <w:r w:rsidR="00766647" w:rsidRPr="00B5314C">
        <w:t>only reflect</w:t>
      </w:r>
      <w:r w:rsidR="00766647">
        <w:t xml:space="preserve"> specific aspects </w:t>
      </w:r>
      <w:r w:rsidR="00766647" w:rsidRPr="00B5314C">
        <w:rPr>
          <w:rFonts w:hint="eastAsia"/>
        </w:rPr>
        <w:t>of model</w:t>
      </w:r>
      <w:r w:rsidR="00766647">
        <w:rPr>
          <w:rFonts w:hint="eastAsia"/>
        </w:rPr>
        <w:t xml:space="preserve"> </w:t>
      </w:r>
      <w:r w:rsidR="00766647">
        <w:t>performance, and that</w:t>
      </w:r>
      <w:r w:rsidR="00766647">
        <w:rPr>
          <w:rFonts w:hint="eastAsia"/>
        </w:rPr>
        <w:t xml:space="preserve"> </w:t>
      </w:r>
      <w:r w:rsidR="00766647">
        <w:t xml:space="preserve">no single statistic </w:t>
      </w:r>
      <w:r w:rsidR="00766647">
        <w:rPr>
          <w:rFonts w:hint="eastAsia"/>
        </w:rPr>
        <w:t xml:space="preserve">can </w:t>
      </w:r>
      <w:r w:rsidR="00766647" w:rsidRPr="00B5314C">
        <w:t>quantify overall model performance</w:t>
      </w:r>
      <w:r w:rsidR="00C16FEF">
        <w:t xml:space="preserve"> </w:t>
      </w:r>
      <w:r w:rsidR="002024F9">
        <w:fldChar w:fldCharType="begin">
          <w:fldData xml:space="preserve">PEVuZE5vdGU+PENpdGU+PEF1dGhvcj5ZYW5nPC9BdXRob3I+PFllYXI+MjAxNDwvWWVhcj48UmVj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</w:fldData>
        </w:fldChar>
      </w:r>
      <w:r w:rsidR="001039B9" w:rsidRPr="00B87B16">
        <w:instrText xml:space="preserve"> ADDIN EN.CITE </w:instrText>
      </w:r>
      <w:r w:rsidR="001039B9" w:rsidRPr="00B87B16">
        <w:fldChar w:fldCharType="begin">
          <w:fldData xml:space="preserve">PEVuZE5vdGU+PENpdGU+PEF1dGhvcj5ZYW5nPC9BdXRob3I+PFllYXI+MjAxNDwvWWVhcj48UmVj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</w:fldData>
        </w:fldChar>
      </w:r>
      <w:r w:rsidR="001039B9" w:rsidRPr="00B87B16">
        <w:instrText xml:space="preserve"> ADDIN EN.CITE.DATA </w:instrText>
      </w:r>
      <w:r w:rsidR="001039B9" w:rsidRPr="00B87B16">
        <w:fldChar w:fldCharType="end"/>
      </w:r>
      <w:r w:rsidR="002024F9">
        <w:fldChar w:fldCharType="separate"/>
      </w:r>
      <w:r w:rsidR="001039B9">
        <w:rPr>
          <w:noProof/>
        </w:rPr>
        <w:t>(Bennett et al., 2013; Gilmour, 1996; Yang et al., 2014)</w:t>
      </w:r>
      <w:r w:rsidR="002024F9">
        <w:fldChar w:fldCharType="end"/>
      </w:r>
      <w:r w:rsidR="00766647">
        <w:t>.</w:t>
      </w:r>
      <w:r w:rsidR="00766647">
        <w:rPr>
          <w:rFonts w:hint="eastAsia"/>
        </w:rPr>
        <w:t xml:space="preserve"> </w:t>
      </w:r>
      <w:r w:rsidR="002024F9">
        <w:t xml:space="preserve">The multiple comparisons </w:t>
      </w:r>
      <w:r w:rsidR="002024F9">
        <w:lastRenderedPageBreak/>
        <w:t>test also</w:t>
      </w:r>
      <w:r w:rsidR="00E56BE2">
        <w:t xml:space="preserve"> </w:t>
      </w:r>
      <w:r w:rsidR="002024F9">
        <w:t>show</w:t>
      </w:r>
      <w:r w:rsidR="00E56BE2">
        <w:t xml:space="preserve">ed that the ROSETTA model predicted significantly different values for </w:t>
      </w:r>
      <w:proofErr w:type="spellStart"/>
      <w:r w:rsidR="00E56BE2">
        <w:t>K</w:t>
      </w:r>
      <w:r w:rsidR="00E56BE2" w:rsidRPr="00E56BE2">
        <w:rPr>
          <w:vertAlign w:val="subscript"/>
        </w:rPr>
        <w:t>fs</w:t>
      </w:r>
      <w:proofErr w:type="spellEnd"/>
      <w:r w:rsidR="00E56BE2">
        <w:t xml:space="preserve"> compared to measurements, while the developed PTFs did not. </w:t>
      </w:r>
    </w:p>
    <w:p w14:paraId="2B8E327C" w14:textId="4065E7FD" w:rsidR="004632C1" w:rsidRDefault="002024F9" w:rsidP="00131084">
      <w:pPr>
        <w:spacing w:before="120" w:after="120"/>
        <w:ind w:firstLine="720"/>
        <w:rPr>
          <w:bCs/>
        </w:rPr>
      </w:pPr>
      <w:r>
        <w:rPr>
          <w:bCs/>
        </w:rPr>
        <w:t>Looking closer at the performance of the PTFs developed in this study, t</w:t>
      </w:r>
      <w:r w:rsidR="00D744A4">
        <w:rPr>
          <w:bCs/>
        </w:rPr>
        <w:t xml:space="preserve">he RF models in particular provided good estimates for measured </w:t>
      </w:r>
      <w:proofErr w:type="spellStart"/>
      <w:r w:rsidR="00D744A4">
        <w:rPr>
          <w:bCs/>
        </w:rPr>
        <w:t>K</w:t>
      </w:r>
      <w:r w:rsidR="00D744A4" w:rsidRPr="006412E3">
        <w:rPr>
          <w:bCs/>
          <w:vertAlign w:val="subscript"/>
        </w:rPr>
        <w:t>fs</w:t>
      </w:r>
      <w:proofErr w:type="spellEnd"/>
      <w:r w:rsidR="00D744A4">
        <w:rPr>
          <w:bCs/>
        </w:rPr>
        <w:t xml:space="preserve"> values ≤ 3 cm h</w:t>
      </w:r>
      <w:r w:rsidR="00D744A4" w:rsidRPr="006412E3">
        <w:rPr>
          <w:bCs/>
          <w:vertAlign w:val="superscript"/>
        </w:rPr>
        <w:t>-1</w:t>
      </w:r>
      <w:r w:rsidR="00D744A4">
        <w:rPr>
          <w:bCs/>
        </w:rPr>
        <w:t xml:space="preserve">, whereas the ANN model had low sensitivity in that range (Table 1). As urban soils often have moderate to high levels of compaction and relatively low infiltration rates </w:t>
      </w:r>
      <w:r w:rsidR="00D744A4">
        <w:rPr>
          <w:bCs/>
        </w:rPr>
        <w:fldChar w:fldCharType="begin"/>
      </w:r>
      <w:r w:rsidR="001039B9">
        <w:rPr>
          <w:bCs/>
        </w:rPr>
        <w:instrText xml:space="preserve"> ADDIN EN.CITE &lt;EndNote&gt;&lt;Cite&gt;&lt;Author&gt;Hamilton&lt;/Author&gt;&lt;Year&gt;1999&lt;/Year&gt;&lt;RecNum&gt;8423&lt;/RecNum&gt;&lt;DisplayText&gt;(Gregory et al., 2006; Hamilton and Waddington, 1999)&lt;/DisplayText&gt;&lt;record&gt;&lt;rec-number&gt;8423&lt;/rec-number&gt;&lt;foreign-keys&gt;&lt;key app="EN" db-id="x2ddzvadmrpetqerdx3pw2pi5df2r2ptrp5r" timestamp="1553890630"&gt;8423&lt;/key&gt;&lt;/foreign-keys&gt;&lt;ref-type name="Journal Article"&gt;17&lt;/ref-type&gt;&lt;contributors&gt;&lt;authors&gt;&lt;author&gt;Hamilton, GW&lt;/author&gt;&lt;author&gt;Waddington, DV&lt;/author&gt;&lt;/authors&gt;&lt;/contributors&gt;&lt;titles&gt;&lt;title&gt;Infiltration rates on residential lawns in central Pennsylvania&lt;/title&gt;&lt;secondary-title&gt;Journal of soil and water conservation&lt;/secondary-title&gt;&lt;/titles&gt;&lt;periodical&gt;&lt;full-title&gt;Journal of Soil and Water Conservation&lt;/full-title&gt;&lt;/periodical&gt;&lt;pages&gt;564-568&lt;/pages&gt;&lt;volume&gt;54&lt;/volume&gt;&lt;number&gt;3&lt;/number&gt;&lt;dates&gt;&lt;year&gt;1999&lt;/year&gt;&lt;/dates&gt;&lt;isbn&gt;0022-4561&lt;/isbn&gt;&lt;urls&gt;&lt;/urls&gt;&lt;/record&gt;&lt;/Cite&gt;&lt;Cite&gt;&lt;Author&gt;Gregory&lt;/Author&gt;&lt;Year&gt;2006&lt;/Year&gt;&lt;RecNum&gt;8424&lt;/RecNum&gt;&lt;record&gt;&lt;rec-number&gt;8424&lt;/rec-number&gt;&lt;foreign-keys&gt;&lt;key app="EN" db-id="x2ddzvadmrpetqerdx3pw2pi5df2r2ptrp5r" timestamp="1553890630"&gt;8424&lt;/key&gt;&lt;/foreign-keys&gt;&lt;ref-type name="Journal Article"&gt;17&lt;/ref-type&gt;&lt;contributors&gt;&lt;authors&gt;&lt;author&gt;Gregory, Justin H&lt;/author&gt;&lt;author&gt;Dukes, Michael D&lt;/author&gt;&lt;author&gt;Jones, Pierce H&lt;/author&gt;&lt;author&gt;Miller, Grady L&lt;/author&gt;&lt;/authors&gt;&lt;/contributors&gt;&lt;titles&gt;&lt;title&gt;Effect of urban soil compaction on infiltration rate&lt;/title&gt;&lt;secondary-title&gt;Journal of soil and water conservation&lt;/secondary-title&gt;&lt;/titles&gt;&lt;periodical&gt;&lt;full-title&gt;Journal of Soil and Water Conservation&lt;/full-title&gt;&lt;/periodical&gt;&lt;pages&gt;117-124&lt;/pages&gt;&lt;volume&gt;61&lt;/volume&gt;&lt;number&gt;3&lt;/number&gt;&lt;dates&gt;&lt;year&gt;2006&lt;/year&gt;&lt;/dates&gt;&lt;isbn&gt;0022-4561&lt;/isbn&gt;&lt;urls&gt;&lt;/urls&gt;&lt;/record&gt;&lt;/Cite&gt;&lt;/EndNote&gt;</w:instrText>
      </w:r>
      <w:r w:rsidR="00D744A4">
        <w:rPr>
          <w:bCs/>
        </w:rPr>
        <w:fldChar w:fldCharType="separate"/>
      </w:r>
      <w:r w:rsidR="001039B9">
        <w:rPr>
          <w:bCs/>
          <w:noProof/>
        </w:rPr>
        <w:t>(Gregory et al., 2006; Hamilton and Waddington, 1999)</w:t>
      </w:r>
      <w:r w:rsidR="00D744A4">
        <w:rPr>
          <w:bCs/>
        </w:rPr>
        <w:fldChar w:fldCharType="end"/>
      </w:r>
      <w:r w:rsidR="00D744A4">
        <w:rPr>
          <w:bCs/>
        </w:rPr>
        <w:t xml:space="preserve">, this result offers confidence that the RF models can provide accurate prediction </w:t>
      </w:r>
      <w:proofErr w:type="spellStart"/>
      <w:r w:rsidR="00D744A4">
        <w:rPr>
          <w:bCs/>
        </w:rPr>
        <w:t>K</w:t>
      </w:r>
      <w:r w:rsidR="00D744A4" w:rsidRPr="0037387E">
        <w:rPr>
          <w:bCs/>
          <w:vertAlign w:val="subscript"/>
        </w:rPr>
        <w:t>fs</w:t>
      </w:r>
      <w:proofErr w:type="spellEnd"/>
      <w:r w:rsidR="00D744A4">
        <w:rPr>
          <w:bCs/>
        </w:rPr>
        <w:t xml:space="preserve"> in such soils. Further, when</w:t>
      </w:r>
      <w:r w:rsidR="00D744A4">
        <w:t xml:space="preserve"> considering all of </w:t>
      </w:r>
      <w:r w:rsidR="00766647">
        <w:rPr>
          <w:bCs/>
        </w:rPr>
        <w:t xml:space="preserve">the evaluation statistics together, the RF2 model, which includes soil structure description, provided the best predictions for </w:t>
      </w:r>
      <w:proofErr w:type="spellStart"/>
      <w:r w:rsidR="00766647">
        <w:rPr>
          <w:bCs/>
        </w:rPr>
        <w:t>K</w:t>
      </w:r>
      <w:r w:rsidR="00766647" w:rsidRPr="00766647">
        <w:rPr>
          <w:bCs/>
          <w:vertAlign w:val="subscript"/>
        </w:rPr>
        <w:t>fs</w:t>
      </w:r>
      <w:proofErr w:type="spellEnd"/>
      <w:r w:rsidR="00766647">
        <w:rPr>
          <w:bCs/>
        </w:rPr>
        <w:t xml:space="preserve"> values, as it ranked at or near the top of the </w:t>
      </w:r>
      <w:r w:rsidR="000D3EAF">
        <w:rPr>
          <w:bCs/>
        </w:rPr>
        <w:t>evaluated</w:t>
      </w:r>
      <w:r w:rsidR="00766647">
        <w:rPr>
          <w:bCs/>
        </w:rPr>
        <w:t xml:space="preserve"> models </w:t>
      </w:r>
      <w:r w:rsidR="000D3EAF">
        <w:rPr>
          <w:bCs/>
        </w:rPr>
        <w:t xml:space="preserve">in all </w:t>
      </w:r>
      <w:commentRangeStart w:id="63"/>
      <w:r w:rsidR="000D3EAF">
        <w:rPr>
          <w:bCs/>
        </w:rPr>
        <w:t xml:space="preserve">statistical categories. </w:t>
      </w:r>
      <w:commentRangeEnd w:id="63"/>
      <w:r w:rsidR="00BD4C9A">
        <w:rPr>
          <w:rStyle w:val="a4"/>
        </w:rPr>
        <w:commentReference w:id="63"/>
      </w:r>
      <w:r w:rsidR="00D744A4">
        <w:rPr>
          <w:bCs/>
        </w:rPr>
        <w:t>S</w:t>
      </w:r>
      <w:r w:rsidR="0037387E">
        <w:rPr>
          <w:bCs/>
        </w:rPr>
        <w:t xml:space="preserve">oil structure </w:t>
      </w:r>
      <w:r w:rsidR="00D744A4">
        <w:rPr>
          <w:bCs/>
        </w:rPr>
        <w:t xml:space="preserve">thus </w:t>
      </w:r>
      <w:r w:rsidR="0037387E">
        <w:rPr>
          <w:bCs/>
        </w:rPr>
        <w:t>provides additional information that can be used to infer and predict hydraulic conductivity values</w:t>
      </w:r>
      <w:r w:rsidR="009F4279">
        <w:rPr>
          <w:bCs/>
        </w:rPr>
        <w:t>,</w:t>
      </w:r>
      <w:r w:rsidR="009F4279" w:rsidRPr="009F4279">
        <w:rPr>
          <w:bCs/>
        </w:rPr>
        <w:t xml:space="preserve"> </w:t>
      </w:r>
      <w:r w:rsidR="009F4279">
        <w:rPr>
          <w:bCs/>
        </w:rPr>
        <w:t>even when qualitatively described</w:t>
      </w:r>
      <w:r w:rsidR="00BD4C9A">
        <w:rPr>
          <w:bCs/>
        </w:rPr>
        <w:t xml:space="preserve"> </w:t>
      </w:r>
      <w:r w:rsidR="00BD4C9A">
        <w:rPr>
          <w:bCs/>
        </w:rPr>
        <w:fldChar w:fldCharType="begin"/>
      </w:r>
      <w:r w:rsidR="00BD4C9A">
        <w:rPr>
          <w:bCs/>
        </w:rPr>
        <w:instrText xml:space="preserve"> ADDIN EN.CITE &lt;EndNote&gt;&lt;Cite&gt;&lt;Author&gt;Lin&lt;/Author&gt;&lt;Year&gt;1999&lt;/Year&gt;&lt;RecNum&gt;8446&lt;/RecNum&gt;&lt;DisplayText&gt;(Lin et al., 1999)&lt;/DisplayText&gt;&lt;record&gt;&lt;rec-number&gt;8446&lt;/rec-number&gt;&lt;foreign-keys&gt;&lt;key app="EN" db-id="x2ddzvadmrpetqerdx3pw2pi5df2r2ptrp5r" timestamp="1553890685"&gt;8446&lt;/key&gt;&lt;key app="ENWeb" db-id=""&gt;0&lt;/key&gt;&lt;/foreign-keys&gt;&lt;ref-type name="Journal Article"&gt;17&lt;/ref-type&gt;&lt;contributors&gt;&lt;authors&gt;&lt;author&gt;Lin, HS&lt;/author&gt;&lt;author&gt;McInnes, KJ&lt;/author&gt;&lt;author&gt;Wilding, LP&lt;/author&gt;&lt;author&gt;Hallmark, CT&lt;/author&gt;&lt;/authors&gt;&lt;/contributors&gt;&lt;titles&gt;&lt;title&gt;Effects of soil morphology on hydraulic properties II. Hydraulic pedotransfer functions&lt;/title&gt;&lt;secondary-title&gt;Soil Science Society of America Journal&lt;/secondary-title&gt;&lt;/titles&gt;&lt;periodical&gt;&lt;full-title&gt;Soil Science Society of America Journal&lt;/full-title&gt;&lt;/periodical&gt;&lt;pages&gt;955-961&lt;/pages&gt;&lt;volume&gt;63&lt;/volume&gt;&lt;number&gt;4&lt;/number&gt;&lt;dates&gt;&lt;year&gt;1999&lt;/year&gt;&lt;/dates&gt;&lt;isbn&gt;1435-0661&lt;/isbn&gt;&lt;urls&gt;&lt;/urls&gt;&lt;/record&gt;&lt;/Cite&gt;&lt;/EndNote&gt;</w:instrText>
      </w:r>
      <w:r w:rsidR="00BD4C9A">
        <w:rPr>
          <w:bCs/>
        </w:rPr>
        <w:fldChar w:fldCharType="separate"/>
      </w:r>
      <w:r w:rsidR="00BD4C9A">
        <w:rPr>
          <w:bCs/>
          <w:noProof/>
        </w:rPr>
        <w:t>(Lin et al., 1999)</w:t>
      </w:r>
      <w:r w:rsidR="00BD4C9A">
        <w:rPr>
          <w:bCs/>
        </w:rPr>
        <w:fldChar w:fldCharType="end"/>
      </w:r>
      <w:r w:rsidR="0037387E">
        <w:rPr>
          <w:bCs/>
        </w:rPr>
        <w:t xml:space="preserve">. </w:t>
      </w:r>
    </w:p>
    <w:p w14:paraId="5BB804C7" w14:textId="57BC63DC" w:rsidR="0037387E" w:rsidRDefault="00A55808" w:rsidP="00131084">
      <w:pPr>
        <w:spacing w:before="120" w:after="120"/>
        <w:ind w:firstLine="720"/>
        <w:rPr>
          <w:bCs/>
        </w:rPr>
      </w:pPr>
      <w:r>
        <w:rPr>
          <w:bCs/>
        </w:rPr>
        <w:t xml:space="preserve">The three PTF models developed in this study were all constructed using mini-disk tension </w:t>
      </w:r>
      <w:proofErr w:type="spellStart"/>
      <w:r>
        <w:rPr>
          <w:bCs/>
        </w:rPr>
        <w:t>infiltrometer</w:t>
      </w:r>
      <w:proofErr w:type="spellEnd"/>
      <w:r>
        <w:rPr>
          <w:bCs/>
        </w:rPr>
        <w:t xml:space="preserve"> data with the pressure source </w:t>
      </w:r>
      <w:r w:rsidRPr="00A55808">
        <w:rPr>
          <w:bCs/>
          <w:i/>
        </w:rPr>
        <w:t>h</w:t>
      </w:r>
      <w:r>
        <w:rPr>
          <w:bCs/>
        </w:rPr>
        <w:t xml:space="preserve"> = -2 cm, while the verification data tests were all conducted using </w:t>
      </w:r>
      <w:commentRangeStart w:id="64"/>
      <w:r>
        <w:rPr>
          <w:bCs/>
        </w:rPr>
        <w:t xml:space="preserve">double ring infiltration </w:t>
      </w:r>
      <w:commentRangeEnd w:id="64"/>
      <w:r w:rsidR="0037387E">
        <w:rPr>
          <w:rStyle w:val="a4"/>
        </w:rPr>
        <w:commentReference w:id="64"/>
      </w:r>
      <w:commentRangeStart w:id="65"/>
      <w:r>
        <w:rPr>
          <w:bCs/>
        </w:rPr>
        <w:t>tes</w:t>
      </w:r>
      <w:r w:rsidR="00957E9B">
        <w:rPr>
          <w:bCs/>
        </w:rPr>
        <w:t xml:space="preserve">ts (Table </w:t>
      </w:r>
      <w:r>
        <w:rPr>
          <w:bCs/>
        </w:rPr>
        <w:t xml:space="preserve">1). </w:t>
      </w:r>
      <w:commentRangeEnd w:id="65"/>
      <w:r w:rsidR="003C6C46">
        <w:rPr>
          <w:rStyle w:val="a4"/>
        </w:rPr>
        <w:commentReference w:id="65"/>
      </w:r>
      <w:r w:rsidR="00D744A4">
        <w:rPr>
          <w:bCs/>
        </w:rPr>
        <w:t>These two types of flow experiments thus differ in their boundary condition (positive versus negative pressure heads) and the type of pores that they potentially activate (</w:t>
      </w:r>
      <w:proofErr w:type="spellStart"/>
      <w:r w:rsidR="00D744A4">
        <w:rPr>
          <w:bCs/>
        </w:rPr>
        <w:t>macropores</w:t>
      </w:r>
      <w:proofErr w:type="spellEnd"/>
      <w:r w:rsidR="00D744A4">
        <w:rPr>
          <w:bCs/>
        </w:rPr>
        <w:t xml:space="preserve"> versus matrix pores). </w:t>
      </w:r>
      <w:r>
        <w:rPr>
          <w:bCs/>
        </w:rPr>
        <w:t xml:space="preserve">Despite the differences in experimental conditions, the PTFs provided estimates for </w:t>
      </w:r>
      <w:proofErr w:type="spellStart"/>
      <w:r>
        <w:rPr>
          <w:bCs/>
        </w:rPr>
        <w:t>K</w:t>
      </w:r>
      <w:r w:rsidRPr="00051B4A">
        <w:rPr>
          <w:bCs/>
          <w:vertAlign w:val="subscript"/>
        </w:rPr>
        <w:t>fs</w:t>
      </w:r>
      <w:proofErr w:type="spellEnd"/>
      <w:r>
        <w:rPr>
          <w:bCs/>
        </w:rPr>
        <w:t xml:space="preserve"> that were </w:t>
      </w:r>
      <w:r w:rsidR="00051B4A">
        <w:rPr>
          <w:bCs/>
        </w:rPr>
        <w:t xml:space="preserve">mostly of the same order of magnitude as the field-measured values. </w:t>
      </w:r>
      <w:r w:rsidR="00D744A4">
        <w:rPr>
          <w:bCs/>
        </w:rPr>
        <w:t>There are several possible reasons for</w:t>
      </w:r>
      <w:r w:rsidR="00860F15">
        <w:rPr>
          <w:bCs/>
        </w:rPr>
        <w:t xml:space="preserve"> the good model performance</w:t>
      </w:r>
      <w:r w:rsidR="00D744A4">
        <w:rPr>
          <w:bCs/>
        </w:rPr>
        <w:t xml:space="preserve">. For one, the double-ring experiments were run until steady-state conditions were attained, </w:t>
      </w:r>
      <w:r w:rsidR="00860F15">
        <w:rPr>
          <w:bCs/>
        </w:rPr>
        <w:t xml:space="preserve">meaning that </w:t>
      </w:r>
      <w:r w:rsidR="00D744A4">
        <w:rPr>
          <w:bCs/>
        </w:rPr>
        <w:t xml:space="preserve">any large but disconnected pores at the surface likely became filled and no longer hydraulically active at the time of measurement. The tension </w:t>
      </w:r>
      <w:proofErr w:type="spellStart"/>
      <w:r w:rsidR="00D744A4">
        <w:rPr>
          <w:bCs/>
        </w:rPr>
        <w:t>infiltrome</w:t>
      </w:r>
      <w:r w:rsidR="00860F15">
        <w:rPr>
          <w:bCs/>
        </w:rPr>
        <w:t>ters</w:t>
      </w:r>
      <w:proofErr w:type="spellEnd"/>
      <w:r w:rsidR="00860F15">
        <w:rPr>
          <w:bCs/>
        </w:rPr>
        <w:t xml:space="preserve"> would likewise bypass such</w:t>
      </w:r>
      <w:r w:rsidR="00D744A4">
        <w:rPr>
          <w:bCs/>
        </w:rPr>
        <w:t xml:space="preserve"> large but inert pores during measurements. Urban </w:t>
      </w:r>
      <w:r w:rsidR="00D744A4">
        <w:rPr>
          <w:bCs/>
        </w:rPr>
        <w:lastRenderedPageBreak/>
        <w:t xml:space="preserve">soils often have compacted layers and other subsurface heterogeneities that restrict water movement, so we contend that the flow conditions </w:t>
      </w:r>
      <w:r w:rsidR="00860F15">
        <w:rPr>
          <w:bCs/>
        </w:rPr>
        <w:t>used in</w:t>
      </w:r>
      <w:r w:rsidR="00D744A4">
        <w:rPr>
          <w:bCs/>
        </w:rPr>
        <w:t xml:space="preserve"> these experiments are more representative of the </w:t>
      </w:r>
      <w:r w:rsidR="00F30A23">
        <w:rPr>
          <w:bCs/>
        </w:rPr>
        <w:t>actual</w:t>
      </w:r>
      <w:r w:rsidR="00D744A4">
        <w:rPr>
          <w:bCs/>
        </w:rPr>
        <w:t xml:space="preserve"> system behavior than other protocols (e.g., short-term single ring infiltration tests). </w:t>
      </w:r>
      <w:r w:rsidR="006E6C72">
        <w:rPr>
          <w:bCs/>
        </w:rPr>
        <w:t xml:space="preserve">At the same time, soil structural features may be more likely to exist throughout a horizon and connect to other pores, so the results shown here suggest that the infiltration tests used to build, test and verify this model likely captured some aspects of flow through these morphological features. </w:t>
      </w:r>
    </w:p>
    <w:p w14:paraId="77633AB0" w14:textId="0D3F8A16" w:rsidR="00962D7F" w:rsidRDefault="00860F15" w:rsidP="00131084">
      <w:pPr>
        <w:spacing w:before="120" w:after="120"/>
        <w:ind w:firstLine="720"/>
        <w:rPr>
          <w:bCs/>
        </w:rPr>
      </w:pPr>
      <w:r>
        <w:rPr>
          <w:bCs/>
        </w:rPr>
        <w:t>Altogether, t</w:t>
      </w:r>
      <w:r w:rsidR="00962D7F">
        <w:rPr>
          <w:bCs/>
        </w:rPr>
        <w:t xml:space="preserve">he results of this study suggest that PTF performance may </w:t>
      </w:r>
      <w:r w:rsidR="006E6C72">
        <w:rPr>
          <w:bCs/>
        </w:rPr>
        <w:t xml:space="preserve">improve when </w:t>
      </w:r>
      <w:r w:rsidR="00962D7F">
        <w:rPr>
          <w:bCs/>
        </w:rPr>
        <w:t xml:space="preserve">those functions are developed using field-derived data. There is currently a large-scale effort to compile field infiltration measurements from across the globe </w:t>
      </w:r>
      <w:r w:rsidR="004E1EBE">
        <w:rPr>
          <w:bCs/>
        </w:rPr>
        <w:fldChar w:fldCharType="begin">
          <w:fldData xml:space="preserve">PEVuZE5vdGU+PENpdGU+PEF1dGhvcj5SYWhtYXRpPC9BdXRob3I+PFllYXI+MjAxODwvWWVhcj48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==
</w:fldData>
        </w:fldChar>
      </w:r>
      <w:r w:rsidR="00EC1342">
        <w:rPr>
          <w:bCs/>
        </w:rPr>
        <w:instrText xml:space="preserve"> ADDIN EN.CITE </w:instrText>
      </w:r>
      <w:r w:rsidR="00EC1342">
        <w:rPr>
          <w:bCs/>
        </w:rPr>
        <w:fldChar w:fldCharType="begin">
          <w:fldData xml:space="preserve">PEVuZE5vdGU+PENpdGU+PEF1dGhvcj5SYWhtYXRpPC9BdXRob3I+PFllYXI+MjAxODwvWWVhcj48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==
</w:fldData>
        </w:fldChar>
      </w:r>
      <w:r w:rsidR="00EC1342">
        <w:rPr>
          <w:bCs/>
        </w:rPr>
        <w:instrText xml:space="preserve"> ADDIN EN.CITE.DATA </w:instrText>
      </w:r>
      <w:r w:rsidR="00EC1342">
        <w:rPr>
          <w:bCs/>
        </w:rPr>
      </w:r>
      <w:r w:rsidR="00EC1342">
        <w:rPr>
          <w:bCs/>
        </w:rPr>
        <w:fldChar w:fldCharType="end"/>
      </w:r>
      <w:r w:rsidR="004E1EBE">
        <w:rPr>
          <w:bCs/>
        </w:rPr>
      </w:r>
      <w:r w:rsidR="004E1EBE">
        <w:rPr>
          <w:bCs/>
        </w:rPr>
        <w:fldChar w:fldCharType="separate"/>
      </w:r>
      <w:r w:rsidR="004E1EBE">
        <w:rPr>
          <w:bCs/>
          <w:noProof/>
        </w:rPr>
        <w:t>(Rahmati et al., 2018)</w:t>
      </w:r>
      <w:r w:rsidR="004E1EBE">
        <w:rPr>
          <w:bCs/>
        </w:rPr>
        <w:fldChar w:fldCharType="end"/>
      </w:r>
      <w:r w:rsidR="00962D7F">
        <w:rPr>
          <w:bCs/>
        </w:rPr>
        <w:t xml:space="preserve">, with emphasis on hydraulic and structural characterization of soils. As datasets such as this one continue to grow and develop, it is likely that they can help produce even more </w:t>
      </w:r>
      <w:r w:rsidR="00225C69">
        <w:rPr>
          <w:bCs/>
        </w:rPr>
        <w:t>flexible</w:t>
      </w:r>
      <w:r w:rsidR="00962D7F">
        <w:rPr>
          <w:bCs/>
        </w:rPr>
        <w:t xml:space="preserve"> and realistic </w:t>
      </w:r>
      <w:proofErr w:type="spellStart"/>
      <w:r w:rsidR="00962D7F">
        <w:rPr>
          <w:bCs/>
        </w:rPr>
        <w:t>pedotransfer</w:t>
      </w:r>
      <w:proofErr w:type="spellEnd"/>
      <w:r w:rsidR="00962D7F">
        <w:rPr>
          <w:bCs/>
        </w:rPr>
        <w:t xml:space="preserve"> functions. </w:t>
      </w:r>
    </w:p>
    <w:p w14:paraId="1383D1D5" w14:textId="77777777" w:rsidR="008612D2" w:rsidRDefault="008612D2" w:rsidP="006C7497">
      <w:pPr>
        <w:spacing w:before="120" w:after="120"/>
        <w:ind w:firstLine="720"/>
      </w:pPr>
    </w:p>
    <w:p w14:paraId="7AF54882" w14:textId="77777777" w:rsidR="006C7497" w:rsidRPr="0032031E" w:rsidRDefault="006C7497" w:rsidP="006C7497">
      <w:pPr>
        <w:pStyle w:val="1"/>
      </w:pPr>
      <w:r>
        <w:rPr>
          <w:rFonts w:hint="eastAsia"/>
        </w:rPr>
        <w:t>5</w:t>
      </w:r>
      <w:r w:rsidRPr="0032031E">
        <w:rPr>
          <w:rFonts w:hint="eastAsia"/>
        </w:rPr>
        <w:t xml:space="preserve">. </w:t>
      </w:r>
      <w:r>
        <w:rPr>
          <w:rFonts w:hint="eastAsia"/>
        </w:rPr>
        <w:t>Conclusion</w:t>
      </w:r>
    </w:p>
    <w:p w14:paraId="7D1FD08C" w14:textId="44D9C7FD" w:rsidR="00B90046" w:rsidRPr="00841E62" w:rsidRDefault="00B90046" w:rsidP="00B90046">
      <w:pPr>
        <w:spacing w:before="120" w:after="120"/>
        <w:ind w:firstLine="720"/>
      </w:pPr>
      <w:r w:rsidRPr="00D550A8">
        <w:rPr>
          <w:rFonts w:hint="eastAsia"/>
        </w:rPr>
        <w:t>In this study,</w:t>
      </w:r>
      <w:r w:rsidR="00860F15">
        <w:t xml:space="preserve"> we developed</w:t>
      </w:r>
      <w:r w:rsidRPr="00D550A8">
        <w:rPr>
          <w:rFonts w:hint="eastAsia"/>
        </w:rPr>
        <w:t xml:space="preserve"> three</w:t>
      </w:r>
      <w:r w:rsidRPr="00D550A8">
        <w:t xml:space="preserve"> </w:t>
      </w:r>
      <w:proofErr w:type="spellStart"/>
      <w:r w:rsidRPr="00D550A8">
        <w:rPr>
          <w:rFonts w:hint="eastAsia"/>
        </w:rPr>
        <w:t>p</w:t>
      </w:r>
      <w:r w:rsidRPr="00D550A8">
        <w:t>edotransfer</w:t>
      </w:r>
      <w:proofErr w:type="spellEnd"/>
      <w:r w:rsidRPr="00D550A8">
        <w:t xml:space="preserve"> functions </w:t>
      </w:r>
      <w:r w:rsidR="006E6C72">
        <w:t xml:space="preserve">(PTFs) </w:t>
      </w:r>
      <w:r w:rsidR="00860F15">
        <w:t>to predict</w:t>
      </w:r>
      <w:r w:rsidRPr="00D550A8">
        <w:rPr>
          <w:rFonts w:hint="eastAsia"/>
        </w:rPr>
        <w:t xml:space="preserve"> </w:t>
      </w:r>
      <w:r w:rsidRPr="00841E62">
        <w:t>field-saturated hydraulic conductivity</w:t>
      </w:r>
      <w:r w:rsidRPr="00D550A8">
        <w:rPr>
          <w:rFonts w:hint="eastAsia"/>
        </w:rPr>
        <w:t xml:space="preserve"> </w:t>
      </w:r>
      <w:r w:rsidR="00C825D1">
        <w:t>(</w:t>
      </w:r>
      <w:proofErr w:type="spellStart"/>
      <w:r w:rsidR="00C825D1">
        <w:t>K</w:t>
      </w:r>
      <w:r w:rsidR="00C825D1" w:rsidRPr="00C825D1">
        <w:rPr>
          <w:vertAlign w:val="subscript"/>
        </w:rPr>
        <w:t>fs</w:t>
      </w:r>
      <w:proofErr w:type="spellEnd"/>
      <w:r w:rsidR="00C825D1">
        <w:t xml:space="preserve">) </w:t>
      </w:r>
      <w:r w:rsidR="00FF1BA0">
        <w:t>in urban s</w:t>
      </w:r>
      <w:r w:rsidRPr="00D550A8">
        <w:t>oil</w:t>
      </w:r>
      <w:r w:rsidR="00FF1BA0">
        <w:t>s based on</w:t>
      </w:r>
      <w:r w:rsidRPr="00D550A8">
        <w:t xml:space="preserve"> %sand, silt, clay, </w:t>
      </w:r>
      <w:r w:rsidRPr="00D550A8">
        <w:rPr>
          <w:rFonts w:hint="eastAsia"/>
        </w:rPr>
        <w:t xml:space="preserve">and </w:t>
      </w:r>
      <w:r w:rsidRPr="00D550A8">
        <w:t>soil structure</w:t>
      </w:r>
      <w:r w:rsidRPr="00D550A8">
        <w:rPr>
          <w:rFonts w:hint="eastAsia"/>
        </w:rPr>
        <w:t xml:space="preserve"> information. </w:t>
      </w:r>
      <w:r>
        <w:rPr>
          <w:rFonts w:hint="eastAsia"/>
        </w:rPr>
        <w:t xml:space="preserve">Our results show that the model with soil structure information (RF2 model) </w:t>
      </w:r>
      <w:r w:rsidR="003C4F83">
        <w:t xml:space="preserve">had the best overall </w:t>
      </w:r>
      <w:r>
        <w:rPr>
          <w:rFonts w:hint="eastAsia"/>
        </w:rPr>
        <w:t>perform</w:t>
      </w:r>
      <w:r w:rsidR="003C4F83">
        <w:t>ance</w:t>
      </w:r>
      <w:r>
        <w:rPr>
          <w:rFonts w:hint="eastAsia"/>
        </w:rPr>
        <w:t xml:space="preserve"> in the train</w:t>
      </w:r>
      <w:r w:rsidR="003C4F83">
        <w:t>ing</w:t>
      </w:r>
      <w:r>
        <w:rPr>
          <w:rFonts w:hint="eastAsia"/>
        </w:rPr>
        <w:t xml:space="preserve">, testing, and </w:t>
      </w:r>
      <w:r w:rsidR="008321CC">
        <w:t>verifica</w:t>
      </w:r>
      <w:r>
        <w:rPr>
          <w:rFonts w:hint="eastAsia"/>
        </w:rPr>
        <w:t>tion dataset, which support</w:t>
      </w:r>
      <w:r w:rsidR="00FF1BA0">
        <w:t>s the hypothesis</w:t>
      </w:r>
      <w:r>
        <w:rPr>
          <w:rFonts w:hint="eastAsia"/>
        </w:rPr>
        <w:t xml:space="preserve"> that </w:t>
      </w:r>
      <w:r w:rsidR="00860F15">
        <w:t xml:space="preserve">including </w:t>
      </w:r>
      <w:r>
        <w:rPr>
          <w:rFonts w:hint="eastAsia"/>
        </w:rPr>
        <w:t xml:space="preserve">soil </w:t>
      </w:r>
      <w:r w:rsidR="00860F15">
        <w:t xml:space="preserve">morphological information such as </w:t>
      </w:r>
      <w:r>
        <w:rPr>
          <w:rFonts w:hint="eastAsia"/>
        </w:rPr>
        <w:t xml:space="preserve">structure </w:t>
      </w:r>
      <w:r w:rsidR="00860F15">
        <w:t xml:space="preserve">can </w:t>
      </w:r>
      <w:r>
        <w:rPr>
          <w:rFonts w:hint="eastAsia"/>
        </w:rPr>
        <w:t xml:space="preserve">improve </w:t>
      </w:r>
      <w:r w:rsidR="006E6C72">
        <w:t>PTF</w:t>
      </w:r>
      <w:r>
        <w:rPr>
          <w:rFonts w:hint="eastAsia"/>
        </w:rPr>
        <w:t xml:space="preserve"> performance</w:t>
      </w:r>
      <w:r w:rsidR="006E6C72">
        <w:t xml:space="preserve"> when estimating</w:t>
      </w:r>
      <w:r w:rsidR="006E6C72" w:rsidRPr="006E6C72">
        <w:rPr>
          <w:rFonts w:hint="eastAsia"/>
        </w:rPr>
        <w:t xml:space="preserve"> </w:t>
      </w:r>
      <w:proofErr w:type="spellStart"/>
      <w:r w:rsidR="006E6C72">
        <w:rPr>
          <w:rFonts w:hint="eastAsia"/>
        </w:rPr>
        <w:t>K</w:t>
      </w:r>
      <w:r w:rsidR="006E6C72" w:rsidRPr="003C4F83">
        <w:rPr>
          <w:vertAlign w:val="subscript"/>
        </w:rPr>
        <w:t>fs</w:t>
      </w:r>
      <w:proofErr w:type="spellEnd"/>
      <w:r>
        <w:rPr>
          <w:rFonts w:hint="eastAsia"/>
        </w:rPr>
        <w:t xml:space="preserve">. </w:t>
      </w:r>
      <w:r w:rsidR="00C825D1">
        <w:t xml:space="preserve">Even without soil structure information, however, the developed </w:t>
      </w:r>
      <w:r w:rsidR="006E6C72">
        <w:t>PTFs</w:t>
      </w:r>
      <w:r w:rsidRPr="00A05FF8">
        <w:t xml:space="preserve"> </w:t>
      </w:r>
      <w:r w:rsidR="00C825D1">
        <w:t xml:space="preserve">provided superior estimates </w:t>
      </w:r>
      <w:r w:rsidR="00860F15">
        <w:t xml:space="preserve">for </w:t>
      </w:r>
      <w:proofErr w:type="spellStart"/>
      <w:r w:rsidR="00860F15">
        <w:t>K</w:t>
      </w:r>
      <w:r w:rsidR="00860F15" w:rsidRPr="006E6C72">
        <w:rPr>
          <w:vertAlign w:val="subscript"/>
        </w:rPr>
        <w:t>fs</w:t>
      </w:r>
      <w:proofErr w:type="spellEnd"/>
      <w:r w:rsidR="00860F15">
        <w:t xml:space="preserve"> compared to the commonly used ROSETTA </w:t>
      </w:r>
      <w:r w:rsidR="00860F15">
        <w:lastRenderedPageBreak/>
        <w:t xml:space="preserve">function </w:t>
      </w:r>
      <w:r w:rsidR="00C825D1">
        <w:t xml:space="preserve">in both the testing and verification datasets. The ROSETTA model was developed using hydraulic conductivity measurements on saturated soil cores, which may explain why that model tended to over-predict hydraulic conductivity compared to observations made in the field. At the same time, the soils used to develop ROSETTA primarily originated in agricultural soils, </w:t>
      </w:r>
      <w:r w:rsidR="008321CC">
        <w:t xml:space="preserve">while the measurements used to develop the PTFs in this study came from measurements conducted in twelve U.S. cities. The PTFs developed in this study did much better than ROSETTA when predicting </w:t>
      </w:r>
      <w:proofErr w:type="spellStart"/>
      <w:r w:rsidR="008321CC">
        <w:t>K</w:t>
      </w:r>
      <w:r w:rsidR="008321CC" w:rsidRPr="008321CC">
        <w:rPr>
          <w:vertAlign w:val="subscript"/>
        </w:rPr>
        <w:t>fs</w:t>
      </w:r>
      <w:proofErr w:type="spellEnd"/>
      <w:r w:rsidR="008321CC">
        <w:t xml:space="preserve"> from a set of independent studies conducted in urban soils (</w:t>
      </w:r>
      <w:proofErr w:type="spellStart"/>
      <w:r w:rsidR="008321CC">
        <w:t>i.e</w:t>
      </w:r>
      <w:proofErr w:type="spellEnd"/>
      <w:r w:rsidR="008321CC">
        <w:t>,. the verification dataset), suggesting</w:t>
      </w:r>
      <w:r w:rsidR="00C825D1">
        <w:t xml:space="preserve"> </w:t>
      </w:r>
      <w:r w:rsidR="00142CE7">
        <w:t xml:space="preserve">that </w:t>
      </w:r>
      <w:proofErr w:type="spellStart"/>
      <w:r w:rsidR="00142CE7">
        <w:t>pedotransfer</w:t>
      </w:r>
      <w:proofErr w:type="spellEnd"/>
      <w:r w:rsidR="00142CE7">
        <w:t xml:space="preserve"> functions may perform best when the underlying data is</w:t>
      </w:r>
      <w:r w:rsidR="00860F15">
        <w:t xml:space="preserve"> appropriately</w:t>
      </w:r>
      <w:r w:rsidR="003957C0">
        <w:t xml:space="preserve"> aligned with the system</w:t>
      </w:r>
      <w:r w:rsidR="00142CE7">
        <w:t xml:space="preserve"> being studied. </w:t>
      </w:r>
    </w:p>
    <w:p w14:paraId="1E995F5A" w14:textId="77777777" w:rsidR="006C7497" w:rsidRPr="0032031E" w:rsidRDefault="006C7497" w:rsidP="006C7497">
      <w:pPr>
        <w:spacing w:before="120" w:after="120"/>
      </w:pPr>
    </w:p>
    <w:p w14:paraId="7CEBBEA2" w14:textId="77777777" w:rsidR="006C7497" w:rsidRDefault="006C7497" w:rsidP="006C7497">
      <w:pPr>
        <w:rPr>
          <w:b/>
        </w:rPr>
        <w:sectPr w:rsidR="006C7497" w:rsidSect="006C7497">
          <w:pgSz w:w="12240" w:h="15840"/>
          <w:pgMar w:top="1440" w:right="1440" w:bottom="1440" w:left="1440" w:header="720" w:footer="720" w:gutter="0"/>
          <w:lnNumType w:countBy="1" w:restart="continuous"/>
          <w:cols w:space="720"/>
          <w:docGrid w:linePitch="360"/>
        </w:sectPr>
      </w:pPr>
    </w:p>
    <w:p w14:paraId="2B2935B4" w14:textId="7EB18307" w:rsidR="007314CB" w:rsidRDefault="007314CB" w:rsidP="007314CB">
      <w:pPr>
        <w:rPr>
          <w:b/>
        </w:rPr>
      </w:pPr>
      <w:r w:rsidRPr="007E563E">
        <w:rPr>
          <w:rFonts w:hint="eastAsia"/>
          <w:b/>
        </w:rPr>
        <w:lastRenderedPageBreak/>
        <w:t>Reference</w:t>
      </w:r>
      <w:r w:rsidR="003957C0">
        <w:rPr>
          <w:rFonts w:hint="eastAsia"/>
          <w:b/>
        </w:rPr>
        <w:t>s</w:t>
      </w:r>
    </w:p>
    <w:p w14:paraId="125CB242" w14:textId="77777777" w:rsidR="001039B9" w:rsidRPr="001039B9" w:rsidRDefault="00D65F53" w:rsidP="001039B9">
      <w:pPr>
        <w:pStyle w:val="EndNoteBibliography"/>
        <w:ind w:left="720" w:hanging="720"/>
        <w:rPr>
          <w:sz w:val="24"/>
        </w:rPr>
      </w:pPr>
      <w:r w:rsidRPr="001039B9">
        <w:rPr>
          <w:sz w:val="24"/>
        </w:rPr>
        <w:fldChar w:fldCharType="begin"/>
      </w:r>
      <w:r w:rsidRPr="001039B9">
        <w:rPr>
          <w:sz w:val="24"/>
        </w:rPr>
        <w:instrText xml:space="preserve"> ADDIN EN.REFLIST </w:instrText>
      </w:r>
      <w:r w:rsidRPr="001039B9">
        <w:rPr>
          <w:sz w:val="24"/>
        </w:rPr>
        <w:fldChar w:fldCharType="separate"/>
      </w:r>
      <w:r w:rsidR="001039B9" w:rsidRPr="001039B9">
        <w:rPr>
          <w:sz w:val="24"/>
        </w:rPr>
        <w:t>Ameli, A.A., McDonnell, J.J., Bishop, K., 2015. The exponential decline in saturated hydraulic conductivity with depth: a novel method for exploring its effect on water flow paths and transit time distribution. Hydrological Processes, 30: 2438-2450. DOI:10.1002/hyp.10777</w:t>
      </w:r>
    </w:p>
    <w:p w14:paraId="7395E054" w14:textId="77777777" w:rsidR="001039B9" w:rsidRPr="001039B9" w:rsidRDefault="001039B9" w:rsidP="001039B9">
      <w:pPr>
        <w:pStyle w:val="EndNoteBibliography"/>
        <w:ind w:left="720" w:hanging="720"/>
        <w:rPr>
          <w:sz w:val="24"/>
        </w:rPr>
      </w:pPr>
      <w:r w:rsidRPr="001039B9">
        <w:rPr>
          <w:sz w:val="24"/>
        </w:rPr>
        <w:t xml:space="preserve">Anderson, J.L., Bouma, J., 1973. Relationships Between Saturated Hydraulic Conductivity and Morphometric Data of an Argillic Horizon 1. Soil Science Society of America Journal, 37(3): 408-413. </w:t>
      </w:r>
    </w:p>
    <w:p w14:paraId="505C55FE" w14:textId="77777777" w:rsidR="001039B9" w:rsidRPr="001039B9" w:rsidRDefault="001039B9" w:rsidP="001039B9">
      <w:pPr>
        <w:pStyle w:val="EndNoteBibliography"/>
        <w:ind w:left="720" w:hanging="720"/>
        <w:rPr>
          <w:sz w:val="24"/>
        </w:rPr>
      </w:pPr>
      <w:r w:rsidRPr="001039B9">
        <w:rPr>
          <w:sz w:val="24"/>
        </w:rPr>
        <w:t xml:space="preserve">Arya, L., Leij, F., Genuchten, M.T., Shouse, P., van Genuchten, M., 1999a. Scaling parameter to predict the soil water characteristic from particle-size distribution data. Soil Science Society of America Journal, 63(3). </w:t>
      </w:r>
    </w:p>
    <w:p w14:paraId="554B2085" w14:textId="77777777" w:rsidR="001039B9" w:rsidRPr="001039B9" w:rsidRDefault="001039B9" w:rsidP="001039B9">
      <w:pPr>
        <w:pStyle w:val="EndNoteBibliography"/>
        <w:ind w:left="720" w:hanging="720"/>
        <w:rPr>
          <w:sz w:val="24"/>
        </w:rPr>
      </w:pPr>
      <w:r w:rsidRPr="001039B9">
        <w:rPr>
          <w:sz w:val="24"/>
        </w:rPr>
        <w:t xml:space="preserve">Arya, L.M., Leij, F.J., Shouse, P.J., van Genuchten, M.T., 1999b. Relationship between the Hydraulic Conductivity Function and the Particle-Size Distribution. Soil Sci. Soc. Am. J, 63: 1063-1070. </w:t>
      </w:r>
    </w:p>
    <w:p w14:paraId="18197CE0" w14:textId="77777777" w:rsidR="001039B9" w:rsidRPr="001039B9" w:rsidRDefault="001039B9" w:rsidP="001039B9">
      <w:pPr>
        <w:pStyle w:val="EndNoteBibliography"/>
        <w:ind w:left="720" w:hanging="720"/>
        <w:rPr>
          <w:sz w:val="24"/>
        </w:rPr>
      </w:pPr>
      <w:r w:rsidRPr="001039B9">
        <w:rPr>
          <w:sz w:val="24"/>
        </w:rPr>
        <w:t xml:space="preserve">Arya, L.M., Paris, J.F., 1981. A Physicoempirical Model to Predict the Soil Moisture Characteristic from Particle-Size Distribution and Bulk Density Data. Soil Science Society of America Journal, 45(6): 1023-1030. </w:t>
      </w:r>
    </w:p>
    <w:p w14:paraId="1B4919DC" w14:textId="77777777" w:rsidR="001039B9" w:rsidRPr="001039B9" w:rsidRDefault="001039B9" w:rsidP="001039B9">
      <w:pPr>
        <w:pStyle w:val="EndNoteBibliography"/>
        <w:ind w:left="720" w:hanging="720"/>
        <w:rPr>
          <w:sz w:val="24"/>
        </w:rPr>
      </w:pPr>
      <w:r w:rsidRPr="001039B9">
        <w:rPr>
          <w:sz w:val="24"/>
        </w:rPr>
        <w:t xml:space="preserve">Batey, T., 2009. Soil compaction and soil management–a review. Soil use and management, 25(4): 335-345. </w:t>
      </w:r>
    </w:p>
    <w:p w14:paraId="0411B1EC" w14:textId="77777777" w:rsidR="001039B9" w:rsidRPr="001039B9" w:rsidRDefault="001039B9" w:rsidP="001039B9">
      <w:pPr>
        <w:pStyle w:val="EndNoteBibliography"/>
        <w:ind w:left="720" w:hanging="720"/>
        <w:rPr>
          <w:sz w:val="24"/>
        </w:rPr>
      </w:pPr>
      <w:r w:rsidRPr="001039B9">
        <w:rPr>
          <w:sz w:val="24"/>
        </w:rPr>
        <w:t xml:space="preserve">Bennett, N.D. et al., 2013. Characterising performance of environmental models. Environmental Modelling &amp; Software, 40: 1-20. </w:t>
      </w:r>
    </w:p>
    <w:p w14:paraId="6CD0643D" w14:textId="77777777" w:rsidR="001039B9" w:rsidRPr="001039B9" w:rsidRDefault="001039B9" w:rsidP="001039B9">
      <w:pPr>
        <w:pStyle w:val="EndNoteBibliography"/>
        <w:ind w:left="720" w:hanging="720"/>
        <w:rPr>
          <w:sz w:val="24"/>
        </w:rPr>
      </w:pPr>
      <w:r w:rsidRPr="001039B9">
        <w:rPr>
          <w:sz w:val="24"/>
        </w:rPr>
        <w:t xml:space="preserve">Clapp, R.B., Hornberger, G.M., 1978. Empirical equations for some soil hydraulic properties. Water Resources Research, 14(4): 601-604. </w:t>
      </w:r>
    </w:p>
    <w:p w14:paraId="59D688E0" w14:textId="77777777" w:rsidR="001039B9" w:rsidRPr="001039B9" w:rsidRDefault="001039B9" w:rsidP="001039B9">
      <w:pPr>
        <w:pStyle w:val="EndNoteBibliography"/>
        <w:ind w:left="720" w:hanging="720"/>
        <w:rPr>
          <w:sz w:val="24"/>
        </w:rPr>
      </w:pPr>
      <w:r w:rsidRPr="001039B9">
        <w:rPr>
          <w:sz w:val="24"/>
        </w:rPr>
        <w:t>Eck, D.V., Qin, M., Hirmas, D.R., Giménez, D., Brunsell, N.A., 2016. Relating Quantitative Soil Structure Metrics to Saturated Hydraulic Conductivity. Vadose Zone Journal, 15(1): 0. DOI:10.2136/vzj2015.05.0083</w:t>
      </w:r>
    </w:p>
    <w:p w14:paraId="375EFBAA" w14:textId="77777777" w:rsidR="001039B9" w:rsidRPr="001039B9" w:rsidRDefault="001039B9" w:rsidP="001039B9">
      <w:pPr>
        <w:pStyle w:val="EndNoteBibliography"/>
        <w:ind w:left="720" w:hanging="720"/>
        <w:rPr>
          <w:sz w:val="24"/>
        </w:rPr>
      </w:pPr>
      <w:r w:rsidRPr="001039B9">
        <w:rPr>
          <w:rFonts w:hint="eastAsia"/>
          <w:sz w:val="24"/>
        </w:rPr>
        <w:t>Gilmour, S.G., 1996. The interpretation of Mallows's Cp</w:t>
      </w:r>
      <w:r w:rsidRPr="001039B9">
        <w:rPr>
          <w:rFonts w:hint="eastAsia"/>
          <w:sz w:val="24"/>
        </w:rPr>
        <w:t>‐</w:t>
      </w:r>
      <w:r w:rsidRPr="001039B9">
        <w:rPr>
          <w:rFonts w:hint="eastAsia"/>
          <w:sz w:val="24"/>
        </w:rPr>
        <w:t>statistic. Journal of the Royal Statistical Society:</w:t>
      </w:r>
      <w:r w:rsidRPr="001039B9">
        <w:rPr>
          <w:sz w:val="24"/>
        </w:rPr>
        <w:t xml:space="preserve"> Series D (The Statistician), 45(1): 49-56. </w:t>
      </w:r>
    </w:p>
    <w:p w14:paraId="02E2C02F" w14:textId="77777777" w:rsidR="001039B9" w:rsidRPr="001039B9" w:rsidRDefault="001039B9" w:rsidP="001039B9">
      <w:pPr>
        <w:pStyle w:val="EndNoteBibliography"/>
        <w:ind w:left="720" w:hanging="720"/>
        <w:rPr>
          <w:sz w:val="24"/>
        </w:rPr>
      </w:pPr>
      <w:r w:rsidRPr="001039B9">
        <w:rPr>
          <w:sz w:val="24"/>
        </w:rPr>
        <w:t xml:space="preserve">Gimenez, D., Perfect, E., Rawls, W., Pachepsky, Y., 1997. Fractal models for predicting soil hydraulic properties: a review. Engineering Geology, 48(3): 161-183. </w:t>
      </w:r>
    </w:p>
    <w:p w14:paraId="2006598C" w14:textId="77777777" w:rsidR="001039B9" w:rsidRPr="001039B9" w:rsidRDefault="001039B9" w:rsidP="001039B9">
      <w:pPr>
        <w:pStyle w:val="EndNoteBibliography"/>
        <w:ind w:left="720" w:hanging="720"/>
        <w:rPr>
          <w:sz w:val="24"/>
        </w:rPr>
      </w:pPr>
      <w:r w:rsidRPr="001039B9">
        <w:rPr>
          <w:sz w:val="24"/>
        </w:rPr>
        <w:t xml:space="preserve">Gregory, J.H., Dukes, M.D., Jones, P.H., Miller, G.L., 2006. Effect of urban soil compaction on infiltration rate. Journal of soil and water conservation, 61(3): 117-124. </w:t>
      </w:r>
    </w:p>
    <w:p w14:paraId="21FAF75B" w14:textId="77777777" w:rsidR="001039B9" w:rsidRPr="001039B9" w:rsidRDefault="001039B9" w:rsidP="001039B9">
      <w:pPr>
        <w:pStyle w:val="EndNoteBibliography"/>
        <w:ind w:left="720" w:hanging="720"/>
        <w:rPr>
          <w:sz w:val="24"/>
        </w:rPr>
      </w:pPr>
      <w:r w:rsidRPr="001039B9">
        <w:rPr>
          <w:sz w:val="24"/>
        </w:rPr>
        <w:t xml:space="preserve">Guber, A. et al., 2006. Field-scale water flow simulations using ensembles of pedotransfer functions for soil water retention. Vadose Zone Journal, 5(1): 234-247. </w:t>
      </w:r>
    </w:p>
    <w:p w14:paraId="1C33C290" w14:textId="77777777" w:rsidR="001039B9" w:rsidRPr="001039B9" w:rsidRDefault="001039B9" w:rsidP="001039B9">
      <w:pPr>
        <w:pStyle w:val="EndNoteBibliography"/>
        <w:ind w:left="720" w:hanging="720"/>
        <w:rPr>
          <w:sz w:val="24"/>
        </w:rPr>
      </w:pPr>
      <w:r w:rsidRPr="001039B9">
        <w:rPr>
          <w:sz w:val="24"/>
        </w:rPr>
        <w:t xml:space="preserve">Guber, A.K., Pachepsky, Y.A., 2010. Multimodeling with pedotransfer functions: Documentation and user manual for PTF Calculator (CalcPTF), version 3.0. USDA Rep., Beltsville Agricultural Research Center, Beltsville, Md. </w:t>
      </w:r>
    </w:p>
    <w:p w14:paraId="2A6D015C" w14:textId="77777777" w:rsidR="001039B9" w:rsidRPr="001039B9" w:rsidRDefault="001039B9" w:rsidP="001039B9">
      <w:pPr>
        <w:pStyle w:val="EndNoteBibliography"/>
        <w:ind w:left="720" w:hanging="720"/>
        <w:rPr>
          <w:sz w:val="24"/>
        </w:rPr>
      </w:pPr>
      <w:r w:rsidRPr="001039B9">
        <w:rPr>
          <w:sz w:val="24"/>
        </w:rPr>
        <w:t xml:space="preserve">Hamilton, G., Waddington, D., 1999. Infiltration rates on residential lawns in central Pennsylvania. Journal of soil and water conservation, 54(3): 564-568. </w:t>
      </w:r>
    </w:p>
    <w:p w14:paraId="011F9343" w14:textId="77777777" w:rsidR="001039B9" w:rsidRPr="001039B9" w:rsidRDefault="001039B9" w:rsidP="001039B9">
      <w:pPr>
        <w:pStyle w:val="EndNoteBibliography"/>
        <w:ind w:left="720" w:hanging="720"/>
        <w:rPr>
          <w:sz w:val="24"/>
        </w:rPr>
      </w:pPr>
      <w:r w:rsidRPr="001039B9">
        <w:rPr>
          <w:sz w:val="24"/>
        </w:rPr>
        <w:t>Herrmann, D.L., Schifman, L.A., Shuster, W.D., 2018. Widespread loss of intermediate soil horizons in urban landscapes. Proceedings of the National Academy of Sciences, 115(26): 6751-6755. DOI:10.1073/pnas.1800305115</w:t>
      </w:r>
    </w:p>
    <w:p w14:paraId="1F6BA83A" w14:textId="77777777" w:rsidR="001039B9" w:rsidRPr="001039B9" w:rsidRDefault="001039B9" w:rsidP="001039B9">
      <w:pPr>
        <w:pStyle w:val="EndNoteBibliography"/>
        <w:ind w:left="720" w:hanging="720"/>
        <w:rPr>
          <w:sz w:val="24"/>
        </w:rPr>
      </w:pPr>
      <w:r w:rsidRPr="001039B9">
        <w:rPr>
          <w:sz w:val="24"/>
        </w:rPr>
        <w:t xml:space="preserve">Horn, R., Smucker, A., 2005. Structure formation and its consequences for gas and water transport in unsaturated arable and forest soils. Soil and Tillage Research, 82(1): 5-14. </w:t>
      </w:r>
    </w:p>
    <w:p w14:paraId="29D12921" w14:textId="77777777" w:rsidR="001039B9" w:rsidRPr="001039B9" w:rsidRDefault="001039B9" w:rsidP="001039B9">
      <w:pPr>
        <w:pStyle w:val="EndNoteBibliography"/>
        <w:ind w:left="720" w:hanging="720"/>
        <w:rPr>
          <w:sz w:val="24"/>
        </w:rPr>
      </w:pPr>
      <w:r w:rsidRPr="001039B9">
        <w:rPr>
          <w:sz w:val="24"/>
        </w:rPr>
        <w:lastRenderedPageBreak/>
        <w:t>Jackson, C.R. et al., 2016. Interactions among hydraulic conductivity distributions, subsurface topography, and transport thresholds revealed by a multitracer hillslope irrigation experiment. Water Resources Research. DOI:10.1002/2015wr018364</w:t>
      </w:r>
    </w:p>
    <w:p w14:paraId="6B2E232A" w14:textId="77777777" w:rsidR="001039B9" w:rsidRPr="001039B9" w:rsidRDefault="001039B9" w:rsidP="001039B9">
      <w:pPr>
        <w:pStyle w:val="EndNoteBibliography"/>
        <w:ind w:left="720" w:hanging="720"/>
        <w:rPr>
          <w:sz w:val="24"/>
        </w:rPr>
      </w:pPr>
      <w:r w:rsidRPr="001039B9">
        <w:rPr>
          <w:sz w:val="24"/>
        </w:rPr>
        <w:t>Libohova, Z. et al., 2018. Soil Systems for Upscaling Saturated Hydraulic Conductivity for Hydrological Modeling in the Critical Zone. Vadose Zone Journal, 17(1). DOI:10.2136/vzj2017.03.0051</w:t>
      </w:r>
    </w:p>
    <w:p w14:paraId="1F5893BA" w14:textId="77777777" w:rsidR="001039B9" w:rsidRPr="001039B9" w:rsidRDefault="001039B9" w:rsidP="001039B9">
      <w:pPr>
        <w:pStyle w:val="EndNoteBibliography"/>
        <w:ind w:left="720" w:hanging="720"/>
        <w:rPr>
          <w:sz w:val="24"/>
        </w:rPr>
      </w:pPr>
      <w:r w:rsidRPr="001039B9">
        <w:rPr>
          <w:sz w:val="24"/>
        </w:rPr>
        <w:t xml:space="preserve">Lin, H., McInnes, K., Wilding, L., Hallmark, C., 1999. Effects of soil morphology on hydraulic properties II. Hydraulic pedotransfer functions. Soil Science Society of America Journal, 63(4): 955-961. </w:t>
      </w:r>
    </w:p>
    <w:p w14:paraId="46D34A44" w14:textId="77777777" w:rsidR="001039B9" w:rsidRPr="001039B9" w:rsidRDefault="001039B9" w:rsidP="001039B9">
      <w:pPr>
        <w:pStyle w:val="EndNoteBibliography"/>
        <w:ind w:left="720" w:hanging="720"/>
        <w:rPr>
          <w:sz w:val="24"/>
        </w:rPr>
      </w:pPr>
      <w:r w:rsidRPr="001039B9">
        <w:rPr>
          <w:sz w:val="24"/>
        </w:rPr>
        <w:t xml:space="preserve">Moeys, J. et al., 2012. Functional test of pedotransfer functions to predict water flow and solute transport with the dual-permeability model MACRO. Hydrology and Earth System Sciences, 16: 2069-2083. </w:t>
      </w:r>
    </w:p>
    <w:p w14:paraId="2AC321DB" w14:textId="77777777" w:rsidR="001039B9" w:rsidRPr="001039B9" w:rsidRDefault="001039B9" w:rsidP="001039B9">
      <w:pPr>
        <w:pStyle w:val="EndNoteBibliography"/>
        <w:ind w:left="720" w:hanging="720"/>
        <w:rPr>
          <w:sz w:val="24"/>
        </w:rPr>
      </w:pPr>
      <w:r w:rsidRPr="001039B9">
        <w:rPr>
          <w:sz w:val="24"/>
        </w:rPr>
        <w:t xml:space="preserve">NCSS, 2019. National Cooperative Soil Survey Characterization Database. In: NRCS, U. (Ed.). </w:t>
      </w:r>
    </w:p>
    <w:p w14:paraId="52473BC6" w14:textId="77777777" w:rsidR="001039B9" w:rsidRPr="001039B9" w:rsidRDefault="001039B9" w:rsidP="001039B9">
      <w:pPr>
        <w:pStyle w:val="EndNoteBibliography"/>
        <w:ind w:left="720" w:hanging="720"/>
        <w:rPr>
          <w:sz w:val="24"/>
        </w:rPr>
      </w:pPr>
      <w:r w:rsidRPr="001039B9">
        <w:rPr>
          <w:sz w:val="24"/>
        </w:rPr>
        <w:t>Pachepsky, Y.A., Rawls, W.J., 2003. Soil structure and pedotransfer functions. European Journal of Soil Science, 54(3): 443-452. DOI:10.1046/j.1365-2389.2003.00485.x</w:t>
      </w:r>
    </w:p>
    <w:p w14:paraId="4972CF6E" w14:textId="77777777" w:rsidR="001039B9" w:rsidRPr="001039B9" w:rsidRDefault="001039B9" w:rsidP="001039B9">
      <w:pPr>
        <w:pStyle w:val="EndNoteBibliography"/>
        <w:ind w:left="720" w:hanging="720"/>
        <w:rPr>
          <w:sz w:val="24"/>
        </w:rPr>
      </w:pPr>
      <w:r w:rsidRPr="001039B9">
        <w:rPr>
          <w:sz w:val="24"/>
        </w:rPr>
        <w:t xml:space="preserve">Parasuraman, K., Elshorbagy, A., Si, B.C., 2006. Estimating saturated hydraulic conductivity in spatially variable fields using neural network ensembles. Soil Science Society of America Journal, 70(6): 1851-1859. </w:t>
      </w:r>
    </w:p>
    <w:p w14:paraId="2DA86932" w14:textId="77777777" w:rsidR="001039B9" w:rsidRPr="001039B9" w:rsidRDefault="001039B9" w:rsidP="001039B9">
      <w:pPr>
        <w:pStyle w:val="EndNoteBibliography"/>
        <w:ind w:left="720" w:hanging="720"/>
        <w:rPr>
          <w:sz w:val="24"/>
        </w:rPr>
      </w:pPr>
      <w:r w:rsidRPr="001039B9">
        <w:rPr>
          <w:sz w:val="24"/>
        </w:rPr>
        <w:t xml:space="preserve">Philip, J.R., 1969. Theory of infiltration. In: Chow, V.T. (Ed.), Advances in Hydroscience, pp. 215-296. </w:t>
      </w:r>
    </w:p>
    <w:p w14:paraId="275E4245" w14:textId="77777777" w:rsidR="001039B9" w:rsidRPr="001039B9" w:rsidRDefault="001039B9" w:rsidP="001039B9">
      <w:pPr>
        <w:pStyle w:val="EndNoteBibliography"/>
        <w:ind w:left="720" w:hanging="720"/>
        <w:rPr>
          <w:sz w:val="24"/>
        </w:rPr>
      </w:pPr>
      <w:r w:rsidRPr="001039B9">
        <w:rPr>
          <w:sz w:val="24"/>
        </w:rPr>
        <w:t>Rahmati, M. et al., 2018. Development and Analysis of Soil Water Infiltration Global Database. Earth System Science Data Discussions: 1-42. DOI:10.5194/essd-2018-11</w:t>
      </w:r>
    </w:p>
    <w:p w14:paraId="0DA48509" w14:textId="77777777" w:rsidR="001039B9" w:rsidRPr="001039B9" w:rsidRDefault="001039B9" w:rsidP="001039B9">
      <w:pPr>
        <w:pStyle w:val="EndNoteBibliography"/>
        <w:ind w:left="720" w:hanging="720"/>
        <w:rPr>
          <w:sz w:val="24"/>
        </w:rPr>
      </w:pPr>
      <w:r w:rsidRPr="001039B9">
        <w:rPr>
          <w:sz w:val="24"/>
        </w:rPr>
        <w:t xml:space="preserve">Rawls, W., Gimenez, D., Grossman, R., 1998. Use of soil texture, bulk density, and slope of the water retention curve to predict saturated hydraulic conductivity. Transactions of the ASAE, 41(4): 983. </w:t>
      </w:r>
    </w:p>
    <w:p w14:paraId="6AABAE1A" w14:textId="77777777" w:rsidR="001039B9" w:rsidRPr="001039B9" w:rsidRDefault="001039B9" w:rsidP="001039B9">
      <w:pPr>
        <w:pStyle w:val="EndNoteBibliography"/>
        <w:ind w:left="720" w:hanging="720"/>
        <w:rPr>
          <w:sz w:val="24"/>
        </w:rPr>
      </w:pPr>
      <w:r w:rsidRPr="001039B9">
        <w:rPr>
          <w:sz w:val="24"/>
        </w:rPr>
        <w:t>Rawls, W.J., Brakensiek, D.L., Logsdon, S.D., 1993. Predicting Saturated Hydraulic Conductivity Utilizing Fractal Principles. Soil Sci. Soc. Am. J., 57(5): 1193-1197. DOI:10.2136/sssaj1993.03615995005700050005x</w:t>
      </w:r>
    </w:p>
    <w:p w14:paraId="2B0ED089" w14:textId="77777777" w:rsidR="001039B9" w:rsidRPr="001039B9" w:rsidRDefault="001039B9" w:rsidP="001039B9">
      <w:pPr>
        <w:pStyle w:val="EndNoteBibliography"/>
        <w:ind w:left="720" w:hanging="720"/>
        <w:rPr>
          <w:sz w:val="24"/>
        </w:rPr>
      </w:pPr>
      <w:r w:rsidRPr="001039B9">
        <w:rPr>
          <w:sz w:val="24"/>
        </w:rPr>
        <w:t>Reynolds, W.D., Bowman, B.T., Brunke, R.R., Drury, C.F., Tan, C.S., 2000. Comparison of Tension Infiltrometer, Pressure Infiltrometer, and Soil Core Estimates of Saturated Hydraulic Conductivity. Soil Science Society of America Journal, 64(2): 478-484. DOI:10.2136/sssaj2000.642478x</w:t>
      </w:r>
    </w:p>
    <w:p w14:paraId="561E6A66" w14:textId="5DA108B8" w:rsidR="001039B9" w:rsidRPr="001039B9" w:rsidRDefault="001039B9" w:rsidP="001039B9">
      <w:pPr>
        <w:pStyle w:val="EndNoteBibliography"/>
        <w:ind w:left="720" w:hanging="720"/>
        <w:rPr>
          <w:sz w:val="24"/>
        </w:rPr>
      </w:pPr>
      <w:r w:rsidRPr="001039B9">
        <w:rPr>
          <w:sz w:val="24"/>
        </w:rPr>
        <w:t>Schaap, M., 1999. R</w:t>
      </w:r>
      <w:r w:rsidR="000A4EF8">
        <w:rPr>
          <w:rFonts w:hint="eastAsia"/>
          <w:sz w:val="24"/>
        </w:rPr>
        <w:t>OSETTA</w:t>
      </w:r>
      <w:r w:rsidRPr="001039B9">
        <w:rPr>
          <w:sz w:val="24"/>
        </w:rPr>
        <w:t xml:space="preserve"> Lite Version 1.0. Predicting soil hydraulic parameters from basic data. US Salinity Laboratory, USDA/ARS, Riverside, CA. </w:t>
      </w:r>
    </w:p>
    <w:p w14:paraId="13E95918" w14:textId="77777777" w:rsidR="001039B9" w:rsidRPr="001039B9" w:rsidRDefault="001039B9" w:rsidP="001039B9">
      <w:pPr>
        <w:pStyle w:val="EndNoteBibliography"/>
        <w:ind w:left="720" w:hanging="720"/>
        <w:rPr>
          <w:sz w:val="24"/>
        </w:rPr>
      </w:pPr>
      <w:r w:rsidRPr="001039B9">
        <w:rPr>
          <w:sz w:val="24"/>
        </w:rPr>
        <w:t xml:space="preserve">Schaap, M.G., Leij, F.J., van Genuchten, M.T., 1998. Neural network analysis for hierarchical prediction of soil hydraulic properties. Soil Science Society of America Journal, 62(4): 847-855. </w:t>
      </w:r>
    </w:p>
    <w:p w14:paraId="74D0AB33" w14:textId="77777777" w:rsidR="001039B9" w:rsidRPr="001039B9" w:rsidRDefault="001039B9" w:rsidP="001039B9">
      <w:pPr>
        <w:pStyle w:val="EndNoteBibliography"/>
        <w:ind w:left="720" w:hanging="720"/>
        <w:rPr>
          <w:sz w:val="24"/>
        </w:rPr>
      </w:pPr>
      <w:r w:rsidRPr="001039B9">
        <w:rPr>
          <w:sz w:val="24"/>
        </w:rPr>
        <w:t xml:space="preserve">Schaap, M.G., Leij, F.J., van Genuchten, M.T., 2001. ROSETTA: a computer program for estimating soil hydraulic parameters with hierarchical pedotransfer functions. Journal of Hydrology, 251(3): 163-176. </w:t>
      </w:r>
    </w:p>
    <w:p w14:paraId="5C9A142A" w14:textId="77777777" w:rsidR="001039B9" w:rsidRPr="001039B9" w:rsidRDefault="001039B9" w:rsidP="001039B9">
      <w:pPr>
        <w:pStyle w:val="EndNoteBibliography"/>
        <w:ind w:left="720" w:hanging="720"/>
        <w:rPr>
          <w:sz w:val="24"/>
        </w:rPr>
      </w:pPr>
      <w:r w:rsidRPr="001039B9">
        <w:rPr>
          <w:sz w:val="24"/>
        </w:rPr>
        <w:t xml:space="preserve">Sharma, S.K., Mohanty, B.P., Zhu, J., 2006. Including topography and vegetation attributes for developing pedotransfer functions. Soil Science Society of America Journal, 70(5): 1430-1440. </w:t>
      </w:r>
    </w:p>
    <w:p w14:paraId="07142A81" w14:textId="77777777" w:rsidR="001039B9" w:rsidRPr="001039B9" w:rsidRDefault="001039B9" w:rsidP="001039B9">
      <w:pPr>
        <w:pStyle w:val="EndNoteBibliography"/>
        <w:ind w:left="720" w:hanging="720"/>
        <w:rPr>
          <w:sz w:val="24"/>
        </w:rPr>
      </w:pPr>
      <w:r w:rsidRPr="001039B9">
        <w:rPr>
          <w:sz w:val="24"/>
        </w:rPr>
        <w:t>Shuster, W.D., Dadio, S.D., Burkman, C.E., Earl, S.R., Hall, S.J., 2015. Hydropedological Assessments of Parcel-Level Infiltration in an Arid Urban Ecosystem. Soil Science Society of America Journal, 79(2): 398-406. DOI:10.2136/sssaj2014.05.0200</w:t>
      </w:r>
    </w:p>
    <w:p w14:paraId="20D8E50E" w14:textId="77777777" w:rsidR="001039B9" w:rsidRPr="001039B9" w:rsidRDefault="001039B9" w:rsidP="001039B9">
      <w:pPr>
        <w:pStyle w:val="EndNoteBibliography"/>
        <w:ind w:left="720" w:hanging="720"/>
        <w:rPr>
          <w:sz w:val="24"/>
        </w:rPr>
      </w:pPr>
      <w:r w:rsidRPr="001039B9">
        <w:rPr>
          <w:sz w:val="24"/>
        </w:rPr>
        <w:lastRenderedPageBreak/>
        <w:t>Šimůnek, J., van Genuchten, M.T., Šejna, M., 2008. Development and Applications of the HYDRUS and STANMOD Software Packages and Related Codes. Vadose Zone Journal, 7(2): 587. DOI:10.2136/vzj2007.0077</w:t>
      </w:r>
    </w:p>
    <w:p w14:paraId="1F508A2A" w14:textId="77777777" w:rsidR="001039B9" w:rsidRPr="001039B9" w:rsidRDefault="001039B9" w:rsidP="001039B9">
      <w:pPr>
        <w:pStyle w:val="EndNoteBibliography"/>
        <w:ind w:left="720" w:hanging="720"/>
        <w:rPr>
          <w:sz w:val="24"/>
        </w:rPr>
      </w:pPr>
      <w:r w:rsidRPr="001039B9">
        <w:rPr>
          <w:sz w:val="24"/>
        </w:rPr>
        <w:t>Soil Survey Staff, 2014. Keys to soil taxonomy, 12</w:t>
      </w:r>
      <w:r w:rsidRPr="001039B9">
        <w:rPr>
          <w:sz w:val="24"/>
          <w:vertAlign w:val="superscript"/>
        </w:rPr>
        <w:t>th</w:t>
      </w:r>
      <w:r w:rsidRPr="001039B9">
        <w:rPr>
          <w:sz w:val="24"/>
        </w:rPr>
        <w:t xml:space="preserve"> edn. USDA-NRCS. US Gov. Print. Office, Washington, DC. </w:t>
      </w:r>
    </w:p>
    <w:p w14:paraId="064D1B9F" w14:textId="77777777" w:rsidR="001039B9" w:rsidRPr="001039B9" w:rsidRDefault="001039B9" w:rsidP="001039B9">
      <w:pPr>
        <w:pStyle w:val="EndNoteBibliography"/>
        <w:ind w:left="720" w:hanging="720"/>
        <w:rPr>
          <w:sz w:val="24"/>
        </w:rPr>
      </w:pPr>
      <w:r w:rsidRPr="001039B9">
        <w:rPr>
          <w:sz w:val="24"/>
        </w:rPr>
        <w:t>Stewart, R.D., Abou Najm, M.R., 2018. A comprehensive model for single ring infiltration. 1: Influence of initial water content and soil hydraulic properties. Soil Science Society of America Journal, 82(3): 548-557. DOI:10.2136/sssaj2017.09.0314</w:t>
      </w:r>
    </w:p>
    <w:p w14:paraId="65D02B7F" w14:textId="77777777" w:rsidR="001039B9" w:rsidRPr="001039B9" w:rsidRDefault="001039B9" w:rsidP="001039B9">
      <w:pPr>
        <w:pStyle w:val="EndNoteBibliography"/>
        <w:ind w:left="720" w:hanging="720"/>
        <w:rPr>
          <w:sz w:val="24"/>
        </w:rPr>
      </w:pPr>
      <w:r w:rsidRPr="001039B9">
        <w:rPr>
          <w:rFonts w:hint="eastAsia"/>
          <w:sz w:val="24"/>
        </w:rPr>
        <w:t>Stewart, R.D., Abou Najm, M.R., Rupp, D.E., Selker, J.S., 2016. Modeling multidomain hydraulic properties of shrink</w:t>
      </w:r>
      <w:r w:rsidRPr="001039B9">
        <w:rPr>
          <w:rFonts w:hint="eastAsia"/>
          <w:sz w:val="24"/>
        </w:rPr>
        <w:t>‐</w:t>
      </w:r>
      <w:r w:rsidRPr="001039B9">
        <w:rPr>
          <w:rFonts w:hint="eastAsia"/>
          <w:sz w:val="24"/>
        </w:rPr>
        <w:t>swell soils. Water Resources Research, 52(10): 7911-7930. DOI:10.1002/2016WR019336</w:t>
      </w:r>
    </w:p>
    <w:p w14:paraId="4BEC4D0C" w14:textId="77777777" w:rsidR="001039B9" w:rsidRPr="001039B9" w:rsidRDefault="001039B9" w:rsidP="001039B9">
      <w:pPr>
        <w:pStyle w:val="EndNoteBibliography"/>
        <w:ind w:left="720" w:hanging="720"/>
        <w:rPr>
          <w:sz w:val="24"/>
        </w:rPr>
      </w:pPr>
      <w:r w:rsidRPr="001039B9">
        <w:rPr>
          <w:sz w:val="24"/>
        </w:rPr>
        <w:t xml:space="preserve">Team, R.C., 2013. R: A language and environment for statistical computing. </w:t>
      </w:r>
    </w:p>
    <w:p w14:paraId="0088C6B0" w14:textId="77777777" w:rsidR="001039B9" w:rsidRPr="001039B9" w:rsidRDefault="001039B9" w:rsidP="001039B9">
      <w:pPr>
        <w:pStyle w:val="EndNoteBibliography"/>
        <w:ind w:left="720" w:hanging="720"/>
        <w:rPr>
          <w:sz w:val="24"/>
        </w:rPr>
      </w:pPr>
      <w:r w:rsidRPr="001039B9">
        <w:rPr>
          <w:sz w:val="24"/>
        </w:rPr>
        <w:t>Trinh, T. et al., 2018. Integrating global land-cover and soil datasets to update saturated hydraulic conductivity parameterization in hydrologic modeling. The Science of the total environment, 631-632: 279-288. DOI:10.1016/j.scitotenv.2018.02.267</w:t>
      </w:r>
    </w:p>
    <w:p w14:paraId="6627C05E" w14:textId="77777777" w:rsidR="001039B9" w:rsidRPr="001039B9" w:rsidRDefault="001039B9" w:rsidP="001039B9">
      <w:pPr>
        <w:pStyle w:val="EndNoteBibliography"/>
        <w:ind w:left="720" w:hanging="720"/>
        <w:rPr>
          <w:sz w:val="24"/>
        </w:rPr>
      </w:pPr>
      <w:r w:rsidRPr="001039B9">
        <w:rPr>
          <w:sz w:val="24"/>
        </w:rPr>
        <w:t>Van Looy, K. et al., 2017. Pedotransfer functions in Earth system science: challenges and perspectives. Reviews of Geophysics. DOI:10.1002/2017rg000581</w:t>
      </w:r>
    </w:p>
    <w:p w14:paraId="1739685C" w14:textId="77777777" w:rsidR="001039B9" w:rsidRPr="001039B9" w:rsidRDefault="001039B9" w:rsidP="001039B9">
      <w:pPr>
        <w:pStyle w:val="EndNoteBibliography"/>
        <w:ind w:left="720" w:hanging="720"/>
        <w:rPr>
          <w:sz w:val="24"/>
        </w:rPr>
      </w:pPr>
      <w:r w:rsidRPr="001039B9">
        <w:rPr>
          <w:sz w:val="24"/>
        </w:rPr>
        <w:t xml:space="preserve">Wagner, B. et al., 2001. Evaluation of pedo-transfer functions for unsaturated soil hydraulic conductivity using an independent data set. Geoderma, 102(3-4): 275-297. </w:t>
      </w:r>
    </w:p>
    <w:p w14:paraId="6FCE5AED" w14:textId="77777777" w:rsidR="001039B9" w:rsidRPr="001039B9" w:rsidRDefault="001039B9" w:rsidP="001039B9">
      <w:pPr>
        <w:pStyle w:val="EndNoteBibliography"/>
        <w:ind w:left="720" w:hanging="720"/>
        <w:rPr>
          <w:sz w:val="24"/>
        </w:rPr>
      </w:pPr>
      <w:r w:rsidRPr="001039B9">
        <w:rPr>
          <w:sz w:val="24"/>
        </w:rPr>
        <w:t xml:space="preserve">Wösten, J., Lilly, A., Nemes, A., Le Bas, C., 1999. Development and use of a database of hydraulic properties of European soils. Geoderma, 90(3-4): 169-185. </w:t>
      </w:r>
    </w:p>
    <w:p w14:paraId="73E15B15" w14:textId="77777777" w:rsidR="001039B9" w:rsidRPr="001039B9" w:rsidRDefault="001039B9" w:rsidP="001039B9">
      <w:pPr>
        <w:pStyle w:val="EndNoteBibliography"/>
        <w:ind w:left="720" w:hanging="720"/>
        <w:rPr>
          <w:sz w:val="24"/>
        </w:rPr>
      </w:pPr>
      <w:r w:rsidRPr="001039B9">
        <w:rPr>
          <w:sz w:val="24"/>
        </w:rPr>
        <w:t xml:space="preserve">Yang, J., Yang, J., Liu, S., Hoogenboom, G., 2014. An evaluation of the statistical methods for testing the performance of crop models with observed data. Agricultural Systems, 127: 81-89. </w:t>
      </w:r>
    </w:p>
    <w:p w14:paraId="4D9FE190" w14:textId="77777777" w:rsidR="001039B9" w:rsidRPr="001039B9" w:rsidRDefault="001039B9" w:rsidP="001039B9">
      <w:pPr>
        <w:pStyle w:val="EndNoteBibliography"/>
        <w:ind w:left="720" w:hanging="720"/>
        <w:rPr>
          <w:sz w:val="24"/>
        </w:rPr>
      </w:pPr>
      <w:r w:rsidRPr="001039B9">
        <w:rPr>
          <w:sz w:val="24"/>
        </w:rPr>
        <w:t xml:space="preserve">Zhang, R., 1997. Infiltration models for the disk infiltrometer. Soil Science Society of America Journal, 61(6): 1597-1603. </w:t>
      </w:r>
    </w:p>
    <w:p w14:paraId="4B332CAD" w14:textId="15FE08AF" w:rsidR="009224EA" w:rsidRDefault="00D65F53" w:rsidP="006C7497">
      <w:pPr>
        <w:pStyle w:val="1"/>
      </w:pPr>
      <w:r w:rsidRPr="001039B9">
        <w:rPr>
          <w:sz w:val="24"/>
          <w:szCs w:val="24"/>
        </w:rPr>
        <w:fldChar w:fldCharType="end"/>
      </w:r>
    </w:p>
    <w:p w14:paraId="4DE61E7B" w14:textId="0130EB13" w:rsidR="004436CE" w:rsidRPr="00A76CD4" w:rsidRDefault="004436CE" w:rsidP="00CF0106"/>
    <w:sectPr w:rsidR="004436CE" w:rsidRPr="00A76CD4" w:rsidSect="006C749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Stewart, Ryan" w:date="2019-03-30T15:28:00Z" w:initials="SR">
    <w:p w14:paraId="7B2CE19E" w14:textId="72008BE7" w:rsidR="00B87B16" w:rsidRDefault="00B87B16">
      <w:pPr>
        <w:pStyle w:val="a3"/>
      </w:pPr>
      <w:r>
        <w:rPr>
          <w:rStyle w:val="a4"/>
        </w:rPr>
        <w:annotationRef/>
      </w:r>
      <w:proofErr w:type="spellStart"/>
      <w:r>
        <w:t>Jinshi</w:t>
      </w:r>
      <w:proofErr w:type="spellEnd"/>
      <w:r>
        <w:t xml:space="preserve">, did you exclude texture as a separate input in the final versions? </w:t>
      </w:r>
    </w:p>
    <w:p w14:paraId="3A665AE7" w14:textId="77777777" w:rsidR="00697204" w:rsidRDefault="00697204">
      <w:pPr>
        <w:pStyle w:val="a3"/>
      </w:pPr>
    </w:p>
    <w:p w14:paraId="76C4B1F8" w14:textId="1EE4AED3" w:rsidR="00697204" w:rsidRDefault="00F93A60">
      <w:pPr>
        <w:pStyle w:val="a3"/>
      </w:pPr>
      <w:r>
        <w:rPr>
          <w:rFonts w:hint="eastAsia"/>
        </w:rPr>
        <w:t>Do you mean input %Sand, silt, clay, sand + silt, etc.? I did not do that, I just simply include all three as inputs.</w:t>
      </w:r>
    </w:p>
  </w:comment>
  <w:comment w:id="10" w:author="Windows User" w:date="2019-03-10T11:54:00Z" w:initials="WU">
    <w:p w14:paraId="397DC44D" w14:textId="065B43B6" w:rsidR="00B87B16" w:rsidRDefault="00B87B16" w:rsidP="006C7497">
      <w:pPr>
        <w:pStyle w:val="a3"/>
      </w:pPr>
      <w:r>
        <w:rPr>
          <w:rStyle w:val="a4"/>
        </w:rPr>
        <w:annotationRef/>
      </w:r>
      <w:r>
        <w:rPr>
          <w:rFonts w:hint="eastAsia"/>
        </w:rPr>
        <w:t xml:space="preserve">I cannot find how they measure soil texture, can you add this information, </w:t>
      </w:r>
      <w:r>
        <w:t>Bill</w:t>
      </w:r>
      <w:r>
        <w:rPr>
          <w:rFonts w:hint="eastAsia"/>
        </w:rPr>
        <w:t>?</w:t>
      </w:r>
    </w:p>
  </w:comment>
  <w:comment w:id="33" w:author="ryan stewart" w:date="2019-03-29T16:24:00Z" w:initials="rs">
    <w:p w14:paraId="4ACC8DB1" w14:textId="32C3C37E" w:rsidR="00B87B16" w:rsidRDefault="00B87B16">
      <w:pPr>
        <w:pStyle w:val="a3"/>
      </w:pPr>
      <w:r>
        <w:rPr>
          <w:rStyle w:val="a4"/>
        </w:rPr>
        <w:annotationRef/>
      </w:r>
      <w:r>
        <w:t xml:space="preserve">This is not mentioned in the methods. </w:t>
      </w:r>
    </w:p>
  </w:comment>
  <w:comment w:id="37" w:author="ryan stewart" w:date="2019-03-29T16:35:00Z" w:initials="rs">
    <w:p w14:paraId="28439802" w14:textId="7031F30A" w:rsidR="00B87B16" w:rsidRDefault="00B87B16">
      <w:pPr>
        <w:pStyle w:val="a3"/>
      </w:pPr>
      <w:r>
        <w:rPr>
          <w:rStyle w:val="a4"/>
        </w:rPr>
        <w:annotationRef/>
      </w:r>
      <w:r>
        <w:t xml:space="preserve">So this means that adding structure caused a negative change in MSE? Meaning the model got better when removing it? How do we reconcile that? </w:t>
      </w:r>
    </w:p>
  </w:comment>
  <w:comment w:id="35" w:author="ryan stewart" w:date="2019-03-29T16:36:00Z" w:initials="rs">
    <w:p w14:paraId="0F19E33F" w14:textId="2F42B825" w:rsidR="00B87B16" w:rsidRDefault="00B87B16">
      <w:pPr>
        <w:pStyle w:val="a3"/>
      </w:pPr>
      <w:r>
        <w:rPr>
          <w:rStyle w:val="a4"/>
        </w:rPr>
        <w:annotationRef/>
      </w:r>
      <w:r>
        <w:t xml:space="preserve">We also should be consistent if we are calling these parameters %Sand or Sand (%). I don’t really care so long as it’s the same way, though if we use Sand (%) then we should write </w:t>
      </w:r>
      <w:proofErr w:type="gramStart"/>
      <w:r>
        <w:t>SSC(</w:t>
      </w:r>
      <w:proofErr w:type="gramEnd"/>
      <w:r>
        <w:t xml:space="preserve">%). </w:t>
      </w:r>
    </w:p>
  </w:comment>
  <w:comment w:id="36" w:author="ryan stewart" w:date="2019-03-29T16:38:00Z" w:initials="rs">
    <w:p w14:paraId="458EF7EE" w14:textId="60A22FFD" w:rsidR="00B87B16" w:rsidRDefault="00B87B16">
      <w:pPr>
        <w:pStyle w:val="a3"/>
      </w:pPr>
      <w:r>
        <w:rPr>
          <w:rStyle w:val="a4"/>
        </w:rPr>
        <w:annotationRef/>
      </w:r>
      <w:r>
        <w:t>Should be “Number of trees (n)” in x-label</w:t>
      </w:r>
    </w:p>
  </w:comment>
  <w:comment w:id="38" w:author="Windows User" w:date="2019-03-30T15:11:00Z" w:initials="WU">
    <w:p w14:paraId="054431B4" w14:textId="79F151E9" w:rsidR="00327482" w:rsidRDefault="00327482">
      <w:pPr>
        <w:pStyle w:val="a3"/>
      </w:pPr>
      <w:r>
        <w:rPr>
          <w:rStyle w:val="a4"/>
        </w:rPr>
        <w:annotationRef/>
      </w:r>
      <w:r>
        <w:rPr>
          <w:rFonts w:hint="eastAsia"/>
        </w:rPr>
        <w:t>Changed to Number of trees.</w:t>
      </w:r>
    </w:p>
    <w:p w14:paraId="54EE3A64" w14:textId="670E606E" w:rsidR="00327482" w:rsidRDefault="00327482">
      <w:pPr>
        <w:pStyle w:val="a3"/>
      </w:pPr>
      <w:r>
        <w:rPr>
          <w:rFonts w:hint="eastAsia"/>
        </w:rPr>
        <w:t>Changed to %Sand etc.</w:t>
      </w:r>
    </w:p>
    <w:p w14:paraId="099A098F" w14:textId="4EB4F91E" w:rsidR="00032C1D" w:rsidRDefault="00032C1D">
      <w:pPr>
        <w:pStyle w:val="a3"/>
      </w:pPr>
      <w:r>
        <w:rPr>
          <w:rFonts w:hint="eastAsia"/>
        </w:rPr>
        <w:t xml:space="preserve">Include structure does not decrease MSE, But this </w:t>
      </w:r>
      <w:r>
        <w:t>figure</w:t>
      </w:r>
      <w:r>
        <w:rPr>
          <w:rFonts w:hint="eastAsia"/>
        </w:rPr>
        <w:t xml:space="preserve"> may change a little bit with every random forest fitting. This time the value is 0 but not negative.</w:t>
      </w:r>
    </w:p>
  </w:comment>
  <w:comment w:id="61" w:author="Windows User" w:date="2019-03-23T23:54:00Z" w:initials="WU">
    <w:p w14:paraId="284757BF" w14:textId="225041A9" w:rsidR="00B87B16" w:rsidRDefault="00B87B16">
      <w:pPr>
        <w:pStyle w:val="a3"/>
      </w:pPr>
      <w:r>
        <w:rPr>
          <w:rStyle w:val="a4"/>
        </w:rPr>
        <w:annotationRef/>
      </w:r>
      <w:r>
        <w:rPr>
          <w:rFonts w:hint="eastAsia"/>
        </w:rPr>
        <w:t>Can we write as ROSETTA, because in the figures we write like that, or do you want me change in the figures?</w:t>
      </w:r>
    </w:p>
  </w:comment>
  <w:comment w:id="62" w:author="Stewart, Ryan" w:date="2019-03-28T13:04:00Z" w:initials="SR">
    <w:p w14:paraId="47F9ACE2" w14:textId="55AFC246" w:rsidR="00B87B16" w:rsidRDefault="00B87B16">
      <w:pPr>
        <w:pStyle w:val="a3"/>
      </w:pPr>
      <w:r>
        <w:rPr>
          <w:rStyle w:val="a4"/>
        </w:rPr>
        <w:annotationRef/>
      </w:r>
      <w:r>
        <w:t xml:space="preserve">Yes, ROSETTA. Can you update in figure labels? </w:t>
      </w:r>
    </w:p>
  </w:comment>
  <w:comment w:id="63" w:author="ryan stewart" w:date="2019-03-30T10:53:00Z" w:initials="rs">
    <w:p w14:paraId="4CEF9CB7" w14:textId="05C9EFF4" w:rsidR="00B87B16" w:rsidRDefault="00B87B16">
      <w:pPr>
        <w:pStyle w:val="a3"/>
      </w:pPr>
      <w:r>
        <w:rPr>
          <w:rStyle w:val="a4"/>
        </w:rPr>
        <w:annotationRef/>
      </w:r>
      <w:r>
        <w:t xml:space="preserve">We should probably comment on the MSE results showing worse model performance when structure is included (Figure 3). </w:t>
      </w:r>
    </w:p>
  </w:comment>
  <w:comment w:id="64" w:author="ryan stewart" w:date="2019-03-23T12:17:00Z" w:initials="rs">
    <w:p w14:paraId="450DE19F" w14:textId="01B9235B" w:rsidR="00B87B16" w:rsidRDefault="00B87B16">
      <w:pPr>
        <w:pStyle w:val="a3"/>
      </w:pPr>
      <w:r>
        <w:rPr>
          <w:rStyle w:val="a4"/>
        </w:rPr>
        <w:annotationRef/>
      </w:r>
      <w:r>
        <w:t xml:space="preserve">Have you tried the </w:t>
      </w:r>
      <w:proofErr w:type="spellStart"/>
      <w:r>
        <w:t>Kfs</w:t>
      </w:r>
      <w:proofErr w:type="spellEnd"/>
      <w:r>
        <w:t xml:space="preserve"> model for the borehole data in the EPA dataset? </w:t>
      </w:r>
    </w:p>
  </w:comment>
  <w:comment w:id="65" w:author="Windows User" w:date="2019-03-24T00:42:00Z" w:initials="WU">
    <w:p w14:paraId="646A4FBB" w14:textId="664C34ED" w:rsidR="00B87B16" w:rsidRDefault="00B87B16">
      <w:pPr>
        <w:pStyle w:val="a3"/>
      </w:pPr>
      <w:r>
        <w:rPr>
          <w:rStyle w:val="a4"/>
        </w:rPr>
        <w:annotationRef/>
      </w:r>
      <w:r>
        <w:rPr>
          <w:rFonts w:hint="eastAsia"/>
        </w:rPr>
        <w:t xml:space="preserve">Yes, the previous version of model including the borehole data, but the model </w:t>
      </w:r>
      <w:r>
        <w:t>performance</w:t>
      </w:r>
      <w:r>
        <w:rPr>
          <w:rFonts w:hint="eastAsia"/>
        </w:rPr>
        <w:t xml:space="preserve"> is worse. We compared several combinations, and finally selected current version.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2CE19E" w15:done="0"/>
  <w15:commentEx w15:paraId="397DC44D" w15:done="0"/>
  <w15:commentEx w15:paraId="4ACC8DB1" w15:done="0"/>
  <w15:commentEx w15:paraId="28439802" w15:done="0"/>
  <w15:commentEx w15:paraId="0F19E33F" w15:paraIdParent="28439802" w15:done="0"/>
  <w15:commentEx w15:paraId="458EF7EE" w15:paraIdParent="28439802" w15:done="0"/>
  <w15:commentEx w15:paraId="284757BF" w15:done="0"/>
  <w15:commentEx w15:paraId="47F9ACE2" w15:paraIdParent="284757BF" w15:done="0"/>
  <w15:commentEx w15:paraId="4CEF9CB7" w15:done="0"/>
  <w15:commentEx w15:paraId="450DE19F" w15:done="0"/>
  <w15:commentEx w15:paraId="646A4F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847DC" w14:textId="77777777" w:rsidR="00C95DEF" w:rsidRDefault="00C95DEF" w:rsidP="001424F7">
      <w:pPr>
        <w:spacing w:line="240" w:lineRule="auto"/>
      </w:pPr>
      <w:r>
        <w:separator/>
      </w:r>
    </w:p>
  </w:endnote>
  <w:endnote w:type="continuationSeparator" w:id="0">
    <w:p w14:paraId="3D3CDCCB" w14:textId="77777777" w:rsidR="00C95DEF" w:rsidRDefault="00C95DEF" w:rsidP="001424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B71BE" w14:textId="77777777" w:rsidR="00C95DEF" w:rsidRDefault="00C95DEF" w:rsidP="001424F7">
      <w:pPr>
        <w:spacing w:line="240" w:lineRule="auto"/>
      </w:pPr>
      <w:r>
        <w:separator/>
      </w:r>
    </w:p>
  </w:footnote>
  <w:footnote w:type="continuationSeparator" w:id="0">
    <w:p w14:paraId="2966C6FD" w14:textId="77777777" w:rsidR="00C95DEF" w:rsidRDefault="00C95DEF" w:rsidP="001424F7">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wart, Ryan">
    <w15:presenceInfo w15:providerId="AD" w15:userId="S-1-5-21-1824200278-923733676-1501187911-32953"/>
  </w15:person>
  <w15:person w15:author="ryan stewart">
    <w15:presenceInfo w15:providerId="Windows Live" w15:userId="518d873ef4f3d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ournal of Hydrology&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ddzvadmrpetqerdx3pw2pi5df2r2ptrp5r&quot;&gt;Research-Saved&lt;record-ids&gt;&lt;item&gt;684&lt;/item&gt;&lt;item&gt;709&lt;/item&gt;&lt;item&gt;710&lt;/item&gt;&lt;item&gt;1183&lt;/item&gt;&lt;item&gt;1247&lt;/item&gt;&lt;item&gt;1344&lt;/item&gt;&lt;item&gt;1411&lt;/item&gt;&lt;item&gt;2123&lt;/item&gt;&lt;item&gt;2399&lt;/item&gt;&lt;item&gt;2409&lt;/item&gt;&lt;item&gt;3227&lt;/item&gt;&lt;item&gt;3616&lt;/item&gt;&lt;item&gt;4295&lt;/item&gt;&lt;item&gt;4301&lt;/item&gt;&lt;item&gt;4732&lt;/item&gt;&lt;item&gt;4787&lt;/item&gt;&lt;item&gt;5116&lt;/item&gt;&lt;item&gt;5767&lt;/item&gt;&lt;item&gt;6786&lt;/item&gt;&lt;item&gt;6899&lt;/item&gt;&lt;item&gt;7140&lt;/item&gt;&lt;item&gt;7190&lt;/item&gt;&lt;item&gt;7331&lt;/item&gt;&lt;item&gt;7433&lt;/item&gt;&lt;item&gt;7517&lt;/item&gt;&lt;item&gt;7518&lt;/item&gt;&lt;item&gt;8203&lt;/item&gt;&lt;item&gt;8284&lt;/item&gt;&lt;item&gt;8290&lt;/item&gt;&lt;item&gt;8296&lt;/item&gt;&lt;item&gt;8423&lt;/item&gt;&lt;item&gt;8424&lt;/item&gt;&lt;item&gt;8425&lt;/item&gt;&lt;item&gt;8426&lt;/item&gt;&lt;item&gt;8427&lt;/item&gt;&lt;item&gt;8430&lt;/item&gt;&lt;item&gt;8432&lt;/item&gt;&lt;item&gt;8435&lt;/item&gt;&lt;item&gt;8436&lt;/item&gt;&lt;item&gt;8441&lt;/item&gt;&lt;item&gt;8444&lt;/item&gt;&lt;item&gt;8445&lt;/item&gt;&lt;item&gt;8446&lt;/item&gt;&lt;item&gt;8447&lt;/item&gt;&lt;item&gt;8448&lt;/item&gt;&lt;/record-ids&gt;&lt;/item&gt;&lt;/Libraries&gt;"/>
  </w:docVars>
  <w:rsids>
    <w:rsidRoot w:val="00031558"/>
    <w:rsid w:val="000021A3"/>
    <w:rsid w:val="00004073"/>
    <w:rsid w:val="000041AD"/>
    <w:rsid w:val="00005B7E"/>
    <w:rsid w:val="0000603C"/>
    <w:rsid w:val="00007A9F"/>
    <w:rsid w:val="0001226B"/>
    <w:rsid w:val="000143AD"/>
    <w:rsid w:val="00014710"/>
    <w:rsid w:val="00016DA4"/>
    <w:rsid w:val="00017063"/>
    <w:rsid w:val="0001721F"/>
    <w:rsid w:val="00017BF8"/>
    <w:rsid w:val="00020ADB"/>
    <w:rsid w:val="0002715A"/>
    <w:rsid w:val="0002767B"/>
    <w:rsid w:val="00031558"/>
    <w:rsid w:val="00031EDB"/>
    <w:rsid w:val="00032C1D"/>
    <w:rsid w:val="00033F5D"/>
    <w:rsid w:val="00034DA4"/>
    <w:rsid w:val="00040B47"/>
    <w:rsid w:val="00045552"/>
    <w:rsid w:val="00051B4A"/>
    <w:rsid w:val="00061345"/>
    <w:rsid w:val="00062A0B"/>
    <w:rsid w:val="00064FEB"/>
    <w:rsid w:val="0006525C"/>
    <w:rsid w:val="0007008A"/>
    <w:rsid w:val="000723D7"/>
    <w:rsid w:val="000729A7"/>
    <w:rsid w:val="00091B09"/>
    <w:rsid w:val="000A1FE4"/>
    <w:rsid w:val="000A2F08"/>
    <w:rsid w:val="000A4EF8"/>
    <w:rsid w:val="000A5ADA"/>
    <w:rsid w:val="000B5B82"/>
    <w:rsid w:val="000B6B4F"/>
    <w:rsid w:val="000C0211"/>
    <w:rsid w:val="000C032A"/>
    <w:rsid w:val="000C4CD5"/>
    <w:rsid w:val="000C7FA2"/>
    <w:rsid w:val="000D3EAF"/>
    <w:rsid w:val="000D5E82"/>
    <w:rsid w:val="000E2379"/>
    <w:rsid w:val="000E3BCB"/>
    <w:rsid w:val="000E3F29"/>
    <w:rsid w:val="000E481E"/>
    <w:rsid w:val="000E5044"/>
    <w:rsid w:val="000E54A0"/>
    <w:rsid w:val="000F171D"/>
    <w:rsid w:val="000F3152"/>
    <w:rsid w:val="000F59BB"/>
    <w:rsid w:val="001035EB"/>
    <w:rsid w:val="001039B9"/>
    <w:rsid w:val="0010706C"/>
    <w:rsid w:val="0010752F"/>
    <w:rsid w:val="00112979"/>
    <w:rsid w:val="00115D84"/>
    <w:rsid w:val="0011699D"/>
    <w:rsid w:val="0011705A"/>
    <w:rsid w:val="00117E25"/>
    <w:rsid w:val="00122A9E"/>
    <w:rsid w:val="001243F1"/>
    <w:rsid w:val="00124997"/>
    <w:rsid w:val="00125895"/>
    <w:rsid w:val="001270BE"/>
    <w:rsid w:val="00130091"/>
    <w:rsid w:val="00130265"/>
    <w:rsid w:val="00131084"/>
    <w:rsid w:val="00132693"/>
    <w:rsid w:val="00140966"/>
    <w:rsid w:val="00140D8F"/>
    <w:rsid w:val="001424F7"/>
    <w:rsid w:val="00142CE7"/>
    <w:rsid w:val="00143094"/>
    <w:rsid w:val="00144517"/>
    <w:rsid w:val="00157303"/>
    <w:rsid w:val="00161159"/>
    <w:rsid w:val="00161EE2"/>
    <w:rsid w:val="00163072"/>
    <w:rsid w:val="00171CC2"/>
    <w:rsid w:val="00172821"/>
    <w:rsid w:val="00172B0F"/>
    <w:rsid w:val="00172B88"/>
    <w:rsid w:val="00173E78"/>
    <w:rsid w:val="001761A6"/>
    <w:rsid w:val="00176AD2"/>
    <w:rsid w:val="001820F8"/>
    <w:rsid w:val="001852D9"/>
    <w:rsid w:val="00187E51"/>
    <w:rsid w:val="00187F15"/>
    <w:rsid w:val="00187FAD"/>
    <w:rsid w:val="00194B39"/>
    <w:rsid w:val="00194F68"/>
    <w:rsid w:val="00195076"/>
    <w:rsid w:val="00197AF1"/>
    <w:rsid w:val="001A154F"/>
    <w:rsid w:val="001A256C"/>
    <w:rsid w:val="001A64EB"/>
    <w:rsid w:val="001A72D6"/>
    <w:rsid w:val="001B2DE2"/>
    <w:rsid w:val="001B6FF8"/>
    <w:rsid w:val="001C14DD"/>
    <w:rsid w:val="001C1B50"/>
    <w:rsid w:val="001C2686"/>
    <w:rsid w:val="001C5621"/>
    <w:rsid w:val="001C7D89"/>
    <w:rsid w:val="001D0FC1"/>
    <w:rsid w:val="001D3436"/>
    <w:rsid w:val="001D574F"/>
    <w:rsid w:val="001E0217"/>
    <w:rsid w:val="001E5E55"/>
    <w:rsid w:val="001F2248"/>
    <w:rsid w:val="001F28D7"/>
    <w:rsid w:val="001F40CE"/>
    <w:rsid w:val="001F65A9"/>
    <w:rsid w:val="001F75B4"/>
    <w:rsid w:val="001F7E04"/>
    <w:rsid w:val="002024F9"/>
    <w:rsid w:val="00204DFE"/>
    <w:rsid w:val="002062CF"/>
    <w:rsid w:val="00206426"/>
    <w:rsid w:val="002079EB"/>
    <w:rsid w:val="00216816"/>
    <w:rsid w:val="00225C69"/>
    <w:rsid w:val="00225FFD"/>
    <w:rsid w:val="002337E3"/>
    <w:rsid w:val="00234E14"/>
    <w:rsid w:val="00236B4A"/>
    <w:rsid w:val="00237AAC"/>
    <w:rsid w:val="00253908"/>
    <w:rsid w:val="0025569E"/>
    <w:rsid w:val="0025710E"/>
    <w:rsid w:val="00257619"/>
    <w:rsid w:val="00260EB6"/>
    <w:rsid w:val="00263416"/>
    <w:rsid w:val="002728CE"/>
    <w:rsid w:val="00272B50"/>
    <w:rsid w:val="0028104B"/>
    <w:rsid w:val="00283747"/>
    <w:rsid w:val="002859DE"/>
    <w:rsid w:val="002861D0"/>
    <w:rsid w:val="002870AA"/>
    <w:rsid w:val="00290664"/>
    <w:rsid w:val="00296A07"/>
    <w:rsid w:val="002A1579"/>
    <w:rsid w:val="002A59A4"/>
    <w:rsid w:val="002A5E3B"/>
    <w:rsid w:val="002A7FB2"/>
    <w:rsid w:val="002B1BB6"/>
    <w:rsid w:val="002B2C80"/>
    <w:rsid w:val="002C05D5"/>
    <w:rsid w:val="002C31B1"/>
    <w:rsid w:val="002C57A3"/>
    <w:rsid w:val="002C7097"/>
    <w:rsid w:val="002C762F"/>
    <w:rsid w:val="002D33C6"/>
    <w:rsid w:val="002E661B"/>
    <w:rsid w:val="002E755B"/>
    <w:rsid w:val="002F6059"/>
    <w:rsid w:val="002F613B"/>
    <w:rsid w:val="00301193"/>
    <w:rsid w:val="0030340B"/>
    <w:rsid w:val="003061FE"/>
    <w:rsid w:val="00306FFE"/>
    <w:rsid w:val="003108F3"/>
    <w:rsid w:val="00311C10"/>
    <w:rsid w:val="00315752"/>
    <w:rsid w:val="00320D7B"/>
    <w:rsid w:val="00322C8C"/>
    <w:rsid w:val="00325A41"/>
    <w:rsid w:val="00327482"/>
    <w:rsid w:val="00327BA9"/>
    <w:rsid w:val="00331C25"/>
    <w:rsid w:val="00335940"/>
    <w:rsid w:val="00341B07"/>
    <w:rsid w:val="00343402"/>
    <w:rsid w:val="00344447"/>
    <w:rsid w:val="00344540"/>
    <w:rsid w:val="0035388A"/>
    <w:rsid w:val="00354E68"/>
    <w:rsid w:val="003561E0"/>
    <w:rsid w:val="00362296"/>
    <w:rsid w:val="00366055"/>
    <w:rsid w:val="00371199"/>
    <w:rsid w:val="00371420"/>
    <w:rsid w:val="0037387E"/>
    <w:rsid w:val="0037391B"/>
    <w:rsid w:val="0037447B"/>
    <w:rsid w:val="0037517E"/>
    <w:rsid w:val="00380904"/>
    <w:rsid w:val="00380F86"/>
    <w:rsid w:val="0038238B"/>
    <w:rsid w:val="00383347"/>
    <w:rsid w:val="00383CF7"/>
    <w:rsid w:val="00392449"/>
    <w:rsid w:val="00393955"/>
    <w:rsid w:val="003957C0"/>
    <w:rsid w:val="00397E22"/>
    <w:rsid w:val="003A0E1E"/>
    <w:rsid w:val="003A59F7"/>
    <w:rsid w:val="003A5AC8"/>
    <w:rsid w:val="003B306A"/>
    <w:rsid w:val="003B30BD"/>
    <w:rsid w:val="003B367D"/>
    <w:rsid w:val="003B3A08"/>
    <w:rsid w:val="003B5BA4"/>
    <w:rsid w:val="003B6937"/>
    <w:rsid w:val="003C29C4"/>
    <w:rsid w:val="003C3B96"/>
    <w:rsid w:val="003C4F83"/>
    <w:rsid w:val="003C5401"/>
    <w:rsid w:val="003C6C46"/>
    <w:rsid w:val="003D039B"/>
    <w:rsid w:val="003D3F14"/>
    <w:rsid w:val="003E7627"/>
    <w:rsid w:val="003F3328"/>
    <w:rsid w:val="003F342D"/>
    <w:rsid w:val="004004CD"/>
    <w:rsid w:val="00404788"/>
    <w:rsid w:val="0041355C"/>
    <w:rsid w:val="004155F3"/>
    <w:rsid w:val="004161B2"/>
    <w:rsid w:val="00417840"/>
    <w:rsid w:val="00421FB6"/>
    <w:rsid w:val="00423855"/>
    <w:rsid w:val="00423E4B"/>
    <w:rsid w:val="0043105A"/>
    <w:rsid w:val="00431C85"/>
    <w:rsid w:val="00433F09"/>
    <w:rsid w:val="00434216"/>
    <w:rsid w:val="00435244"/>
    <w:rsid w:val="004361DA"/>
    <w:rsid w:val="00436F12"/>
    <w:rsid w:val="004436CE"/>
    <w:rsid w:val="004453F6"/>
    <w:rsid w:val="00445B4F"/>
    <w:rsid w:val="00447C80"/>
    <w:rsid w:val="004507E3"/>
    <w:rsid w:val="00452783"/>
    <w:rsid w:val="00461770"/>
    <w:rsid w:val="00462811"/>
    <w:rsid w:val="004632C1"/>
    <w:rsid w:val="00471EA5"/>
    <w:rsid w:val="00472D23"/>
    <w:rsid w:val="0047327E"/>
    <w:rsid w:val="004744E4"/>
    <w:rsid w:val="00475AB3"/>
    <w:rsid w:val="00476086"/>
    <w:rsid w:val="00477207"/>
    <w:rsid w:val="00480BF2"/>
    <w:rsid w:val="00480EF8"/>
    <w:rsid w:val="00481719"/>
    <w:rsid w:val="00482246"/>
    <w:rsid w:val="0048397D"/>
    <w:rsid w:val="00484F4D"/>
    <w:rsid w:val="00485E61"/>
    <w:rsid w:val="004862A5"/>
    <w:rsid w:val="0049353A"/>
    <w:rsid w:val="004955F7"/>
    <w:rsid w:val="004A04EA"/>
    <w:rsid w:val="004A6CB7"/>
    <w:rsid w:val="004A7269"/>
    <w:rsid w:val="004B1CF1"/>
    <w:rsid w:val="004B2DAE"/>
    <w:rsid w:val="004B2ECD"/>
    <w:rsid w:val="004B7B46"/>
    <w:rsid w:val="004C64CB"/>
    <w:rsid w:val="004D099E"/>
    <w:rsid w:val="004D2726"/>
    <w:rsid w:val="004D3C58"/>
    <w:rsid w:val="004D439B"/>
    <w:rsid w:val="004D6017"/>
    <w:rsid w:val="004E1EBE"/>
    <w:rsid w:val="004E2B5E"/>
    <w:rsid w:val="004E6769"/>
    <w:rsid w:val="004F0950"/>
    <w:rsid w:val="004F1BD8"/>
    <w:rsid w:val="004F2697"/>
    <w:rsid w:val="004F3187"/>
    <w:rsid w:val="004F4AD6"/>
    <w:rsid w:val="005070DE"/>
    <w:rsid w:val="0051434A"/>
    <w:rsid w:val="00514EB3"/>
    <w:rsid w:val="00516013"/>
    <w:rsid w:val="00520CC1"/>
    <w:rsid w:val="00522855"/>
    <w:rsid w:val="00527F88"/>
    <w:rsid w:val="00531148"/>
    <w:rsid w:val="00531683"/>
    <w:rsid w:val="00537A6A"/>
    <w:rsid w:val="00537DB7"/>
    <w:rsid w:val="00542171"/>
    <w:rsid w:val="00547C17"/>
    <w:rsid w:val="005568C7"/>
    <w:rsid w:val="00557BF8"/>
    <w:rsid w:val="00560BEB"/>
    <w:rsid w:val="00562D9C"/>
    <w:rsid w:val="00562E63"/>
    <w:rsid w:val="0056541D"/>
    <w:rsid w:val="00566F2E"/>
    <w:rsid w:val="00574E5E"/>
    <w:rsid w:val="00575492"/>
    <w:rsid w:val="00576DB5"/>
    <w:rsid w:val="00580DC6"/>
    <w:rsid w:val="00580F46"/>
    <w:rsid w:val="00587EFF"/>
    <w:rsid w:val="00590063"/>
    <w:rsid w:val="00592881"/>
    <w:rsid w:val="0059769A"/>
    <w:rsid w:val="005A12E4"/>
    <w:rsid w:val="005A156C"/>
    <w:rsid w:val="005A1B3A"/>
    <w:rsid w:val="005A261E"/>
    <w:rsid w:val="005A63AA"/>
    <w:rsid w:val="005B17F0"/>
    <w:rsid w:val="005B3720"/>
    <w:rsid w:val="005B6143"/>
    <w:rsid w:val="005B6D4A"/>
    <w:rsid w:val="005B7D18"/>
    <w:rsid w:val="005C54F1"/>
    <w:rsid w:val="005C5A58"/>
    <w:rsid w:val="005C6817"/>
    <w:rsid w:val="005D0F5F"/>
    <w:rsid w:val="005D48DF"/>
    <w:rsid w:val="005D605F"/>
    <w:rsid w:val="005E2640"/>
    <w:rsid w:val="005E3806"/>
    <w:rsid w:val="005E6B11"/>
    <w:rsid w:val="005F17D4"/>
    <w:rsid w:val="005F33CB"/>
    <w:rsid w:val="005F59B6"/>
    <w:rsid w:val="00600AD0"/>
    <w:rsid w:val="00601647"/>
    <w:rsid w:val="006016E5"/>
    <w:rsid w:val="00601E44"/>
    <w:rsid w:val="00602881"/>
    <w:rsid w:val="00604219"/>
    <w:rsid w:val="00604FEF"/>
    <w:rsid w:val="0060553D"/>
    <w:rsid w:val="00605FE7"/>
    <w:rsid w:val="00607C08"/>
    <w:rsid w:val="00607F72"/>
    <w:rsid w:val="006104EE"/>
    <w:rsid w:val="006141CE"/>
    <w:rsid w:val="00616E15"/>
    <w:rsid w:val="00620A8F"/>
    <w:rsid w:val="00623326"/>
    <w:rsid w:val="00623FED"/>
    <w:rsid w:val="006256F1"/>
    <w:rsid w:val="00633CE2"/>
    <w:rsid w:val="006412E3"/>
    <w:rsid w:val="00641811"/>
    <w:rsid w:val="00643D26"/>
    <w:rsid w:val="00643EEF"/>
    <w:rsid w:val="00644E5D"/>
    <w:rsid w:val="00645470"/>
    <w:rsid w:val="0065640D"/>
    <w:rsid w:val="00656E30"/>
    <w:rsid w:val="006644CB"/>
    <w:rsid w:val="00665564"/>
    <w:rsid w:val="00665F15"/>
    <w:rsid w:val="0066630E"/>
    <w:rsid w:val="0067055B"/>
    <w:rsid w:val="006765C5"/>
    <w:rsid w:val="0068011F"/>
    <w:rsid w:val="0068410B"/>
    <w:rsid w:val="00687E81"/>
    <w:rsid w:val="006915A8"/>
    <w:rsid w:val="006919AC"/>
    <w:rsid w:val="0069259B"/>
    <w:rsid w:val="006927D7"/>
    <w:rsid w:val="00693618"/>
    <w:rsid w:val="00697204"/>
    <w:rsid w:val="006A1F30"/>
    <w:rsid w:val="006A25D3"/>
    <w:rsid w:val="006A5B99"/>
    <w:rsid w:val="006A5C4F"/>
    <w:rsid w:val="006A5CAA"/>
    <w:rsid w:val="006B20FD"/>
    <w:rsid w:val="006B3A18"/>
    <w:rsid w:val="006B52B5"/>
    <w:rsid w:val="006B6293"/>
    <w:rsid w:val="006B69DF"/>
    <w:rsid w:val="006C7497"/>
    <w:rsid w:val="006D0F15"/>
    <w:rsid w:val="006D1404"/>
    <w:rsid w:val="006D2B8C"/>
    <w:rsid w:val="006D4362"/>
    <w:rsid w:val="006D57BE"/>
    <w:rsid w:val="006E26FA"/>
    <w:rsid w:val="006E3480"/>
    <w:rsid w:val="006E44A6"/>
    <w:rsid w:val="006E6C72"/>
    <w:rsid w:val="006E7D3F"/>
    <w:rsid w:val="006F2A6D"/>
    <w:rsid w:val="006F328A"/>
    <w:rsid w:val="006F5433"/>
    <w:rsid w:val="006F5F61"/>
    <w:rsid w:val="006F7094"/>
    <w:rsid w:val="00702DC7"/>
    <w:rsid w:val="007032AB"/>
    <w:rsid w:val="00704715"/>
    <w:rsid w:val="00707064"/>
    <w:rsid w:val="00714049"/>
    <w:rsid w:val="007146C1"/>
    <w:rsid w:val="00716359"/>
    <w:rsid w:val="0072078D"/>
    <w:rsid w:val="0072283D"/>
    <w:rsid w:val="00727577"/>
    <w:rsid w:val="007314CB"/>
    <w:rsid w:val="00731AEA"/>
    <w:rsid w:val="007324B8"/>
    <w:rsid w:val="0073527C"/>
    <w:rsid w:val="007368E5"/>
    <w:rsid w:val="00736998"/>
    <w:rsid w:val="0074527B"/>
    <w:rsid w:val="0074532F"/>
    <w:rsid w:val="007503A2"/>
    <w:rsid w:val="00752AC4"/>
    <w:rsid w:val="00754C76"/>
    <w:rsid w:val="00756FED"/>
    <w:rsid w:val="00757102"/>
    <w:rsid w:val="007631CB"/>
    <w:rsid w:val="00764173"/>
    <w:rsid w:val="00764899"/>
    <w:rsid w:val="00766647"/>
    <w:rsid w:val="0077150F"/>
    <w:rsid w:val="0077365B"/>
    <w:rsid w:val="00774F8B"/>
    <w:rsid w:val="00775053"/>
    <w:rsid w:val="00780D26"/>
    <w:rsid w:val="00783EB8"/>
    <w:rsid w:val="00785FF3"/>
    <w:rsid w:val="0079095E"/>
    <w:rsid w:val="00792E5C"/>
    <w:rsid w:val="007937A1"/>
    <w:rsid w:val="00795DC6"/>
    <w:rsid w:val="00796280"/>
    <w:rsid w:val="0079758D"/>
    <w:rsid w:val="007A0683"/>
    <w:rsid w:val="007A273C"/>
    <w:rsid w:val="007A34A7"/>
    <w:rsid w:val="007A6EF0"/>
    <w:rsid w:val="007B03F4"/>
    <w:rsid w:val="007B0A7F"/>
    <w:rsid w:val="007C1BAC"/>
    <w:rsid w:val="007C358C"/>
    <w:rsid w:val="007C4AB4"/>
    <w:rsid w:val="007D2062"/>
    <w:rsid w:val="007E40A7"/>
    <w:rsid w:val="007E563E"/>
    <w:rsid w:val="007E6A19"/>
    <w:rsid w:val="007E6C87"/>
    <w:rsid w:val="007F42A1"/>
    <w:rsid w:val="007F4B40"/>
    <w:rsid w:val="007F7115"/>
    <w:rsid w:val="00800F20"/>
    <w:rsid w:val="00801572"/>
    <w:rsid w:val="00802EF7"/>
    <w:rsid w:val="00803F9B"/>
    <w:rsid w:val="00807FB1"/>
    <w:rsid w:val="00811003"/>
    <w:rsid w:val="0081122E"/>
    <w:rsid w:val="0081299F"/>
    <w:rsid w:val="00817475"/>
    <w:rsid w:val="00826219"/>
    <w:rsid w:val="00826248"/>
    <w:rsid w:val="0083094E"/>
    <w:rsid w:val="008321CC"/>
    <w:rsid w:val="0083427A"/>
    <w:rsid w:val="0083566F"/>
    <w:rsid w:val="0084006D"/>
    <w:rsid w:val="0084024A"/>
    <w:rsid w:val="00845244"/>
    <w:rsid w:val="00850079"/>
    <w:rsid w:val="00850781"/>
    <w:rsid w:val="008507CC"/>
    <w:rsid w:val="0085164A"/>
    <w:rsid w:val="00852285"/>
    <w:rsid w:val="00860F15"/>
    <w:rsid w:val="008612D2"/>
    <w:rsid w:val="00862280"/>
    <w:rsid w:val="008652BE"/>
    <w:rsid w:val="00865C43"/>
    <w:rsid w:val="00867AA7"/>
    <w:rsid w:val="00872B49"/>
    <w:rsid w:val="008739D8"/>
    <w:rsid w:val="00884081"/>
    <w:rsid w:val="00891036"/>
    <w:rsid w:val="008A18EF"/>
    <w:rsid w:val="008A466A"/>
    <w:rsid w:val="008A66E4"/>
    <w:rsid w:val="008B28BD"/>
    <w:rsid w:val="008B633D"/>
    <w:rsid w:val="008C0782"/>
    <w:rsid w:val="008C1C0C"/>
    <w:rsid w:val="008D20C6"/>
    <w:rsid w:val="008D4289"/>
    <w:rsid w:val="008E38CE"/>
    <w:rsid w:val="008E3FBF"/>
    <w:rsid w:val="008E44EE"/>
    <w:rsid w:val="008E6CF5"/>
    <w:rsid w:val="008E6DB4"/>
    <w:rsid w:val="008F1CD5"/>
    <w:rsid w:val="008F3545"/>
    <w:rsid w:val="008F4150"/>
    <w:rsid w:val="0090059E"/>
    <w:rsid w:val="00901856"/>
    <w:rsid w:val="009028C6"/>
    <w:rsid w:val="00902BD8"/>
    <w:rsid w:val="00904060"/>
    <w:rsid w:val="00906856"/>
    <w:rsid w:val="009146BE"/>
    <w:rsid w:val="009224EA"/>
    <w:rsid w:val="009228A7"/>
    <w:rsid w:val="009240BE"/>
    <w:rsid w:val="0093378E"/>
    <w:rsid w:val="00940820"/>
    <w:rsid w:val="00945AF2"/>
    <w:rsid w:val="00946D5E"/>
    <w:rsid w:val="0094765E"/>
    <w:rsid w:val="009561C9"/>
    <w:rsid w:val="00957684"/>
    <w:rsid w:val="009577F0"/>
    <w:rsid w:val="00957E9B"/>
    <w:rsid w:val="00960CCE"/>
    <w:rsid w:val="00962D7F"/>
    <w:rsid w:val="0096313B"/>
    <w:rsid w:val="00963BC0"/>
    <w:rsid w:val="009672D7"/>
    <w:rsid w:val="00985EE3"/>
    <w:rsid w:val="0098750F"/>
    <w:rsid w:val="009920B9"/>
    <w:rsid w:val="009935C3"/>
    <w:rsid w:val="00993F2D"/>
    <w:rsid w:val="009A035C"/>
    <w:rsid w:val="009A0937"/>
    <w:rsid w:val="009A4DCA"/>
    <w:rsid w:val="009A7161"/>
    <w:rsid w:val="009A7AB7"/>
    <w:rsid w:val="009B32CE"/>
    <w:rsid w:val="009B3A88"/>
    <w:rsid w:val="009B5C18"/>
    <w:rsid w:val="009B714B"/>
    <w:rsid w:val="009C14D9"/>
    <w:rsid w:val="009C33A0"/>
    <w:rsid w:val="009D7454"/>
    <w:rsid w:val="009E0EA0"/>
    <w:rsid w:val="009E4526"/>
    <w:rsid w:val="009E5ADF"/>
    <w:rsid w:val="009E5D68"/>
    <w:rsid w:val="009F3F94"/>
    <w:rsid w:val="009F4279"/>
    <w:rsid w:val="009F56E0"/>
    <w:rsid w:val="009F5C13"/>
    <w:rsid w:val="009F6454"/>
    <w:rsid w:val="009F7012"/>
    <w:rsid w:val="009F79BF"/>
    <w:rsid w:val="00A05DBC"/>
    <w:rsid w:val="00A131FA"/>
    <w:rsid w:val="00A21B60"/>
    <w:rsid w:val="00A23383"/>
    <w:rsid w:val="00A25520"/>
    <w:rsid w:val="00A26D90"/>
    <w:rsid w:val="00A26DF5"/>
    <w:rsid w:val="00A34292"/>
    <w:rsid w:val="00A3622B"/>
    <w:rsid w:val="00A42059"/>
    <w:rsid w:val="00A4683D"/>
    <w:rsid w:val="00A47905"/>
    <w:rsid w:val="00A47D02"/>
    <w:rsid w:val="00A52BEF"/>
    <w:rsid w:val="00A54A43"/>
    <w:rsid w:val="00A55808"/>
    <w:rsid w:val="00A62906"/>
    <w:rsid w:val="00A651C5"/>
    <w:rsid w:val="00A710B9"/>
    <w:rsid w:val="00A72D57"/>
    <w:rsid w:val="00A72F35"/>
    <w:rsid w:val="00A73A09"/>
    <w:rsid w:val="00A76CD4"/>
    <w:rsid w:val="00A85E12"/>
    <w:rsid w:val="00A92355"/>
    <w:rsid w:val="00A92FB0"/>
    <w:rsid w:val="00AA0908"/>
    <w:rsid w:val="00AA30B4"/>
    <w:rsid w:val="00AA3451"/>
    <w:rsid w:val="00AA7541"/>
    <w:rsid w:val="00AB18DA"/>
    <w:rsid w:val="00AB42CD"/>
    <w:rsid w:val="00AB5537"/>
    <w:rsid w:val="00AB5F00"/>
    <w:rsid w:val="00AC20D6"/>
    <w:rsid w:val="00AC6F33"/>
    <w:rsid w:val="00AD4DD5"/>
    <w:rsid w:val="00AD7DCA"/>
    <w:rsid w:val="00AE1A63"/>
    <w:rsid w:val="00AE33C6"/>
    <w:rsid w:val="00AE4031"/>
    <w:rsid w:val="00AF3CC0"/>
    <w:rsid w:val="00AF5EF3"/>
    <w:rsid w:val="00AF5F0A"/>
    <w:rsid w:val="00AF68D5"/>
    <w:rsid w:val="00B00ED2"/>
    <w:rsid w:val="00B018B2"/>
    <w:rsid w:val="00B019B9"/>
    <w:rsid w:val="00B07849"/>
    <w:rsid w:val="00B20696"/>
    <w:rsid w:val="00B22673"/>
    <w:rsid w:val="00B2363C"/>
    <w:rsid w:val="00B2434A"/>
    <w:rsid w:val="00B30723"/>
    <w:rsid w:val="00B35A8D"/>
    <w:rsid w:val="00B40747"/>
    <w:rsid w:val="00B41A99"/>
    <w:rsid w:val="00B451D6"/>
    <w:rsid w:val="00B46A45"/>
    <w:rsid w:val="00B47CDA"/>
    <w:rsid w:val="00B651C2"/>
    <w:rsid w:val="00B65AC3"/>
    <w:rsid w:val="00B66DA9"/>
    <w:rsid w:val="00B67D9F"/>
    <w:rsid w:val="00B7091B"/>
    <w:rsid w:val="00B735A1"/>
    <w:rsid w:val="00B75DE7"/>
    <w:rsid w:val="00B76DF2"/>
    <w:rsid w:val="00B77B76"/>
    <w:rsid w:val="00B81BC1"/>
    <w:rsid w:val="00B87B16"/>
    <w:rsid w:val="00B87F07"/>
    <w:rsid w:val="00B90046"/>
    <w:rsid w:val="00B90D07"/>
    <w:rsid w:val="00B966CE"/>
    <w:rsid w:val="00B97DD1"/>
    <w:rsid w:val="00BA12AB"/>
    <w:rsid w:val="00BA1D7C"/>
    <w:rsid w:val="00BA292F"/>
    <w:rsid w:val="00BA35AB"/>
    <w:rsid w:val="00BA7918"/>
    <w:rsid w:val="00BB074D"/>
    <w:rsid w:val="00BB6B2D"/>
    <w:rsid w:val="00BC103A"/>
    <w:rsid w:val="00BC2CAC"/>
    <w:rsid w:val="00BC602E"/>
    <w:rsid w:val="00BC606E"/>
    <w:rsid w:val="00BD4C9A"/>
    <w:rsid w:val="00BD7B72"/>
    <w:rsid w:val="00BE23C3"/>
    <w:rsid w:val="00BE2C93"/>
    <w:rsid w:val="00BE3238"/>
    <w:rsid w:val="00BE4A32"/>
    <w:rsid w:val="00BF4B1A"/>
    <w:rsid w:val="00C01087"/>
    <w:rsid w:val="00C12775"/>
    <w:rsid w:val="00C12A11"/>
    <w:rsid w:val="00C13453"/>
    <w:rsid w:val="00C1586A"/>
    <w:rsid w:val="00C16FEF"/>
    <w:rsid w:val="00C30D9C"/>
    <w:rsid w:val="00C31922"/>
    <w:rsid w:val="00C361AC"/>
    <w:rsid w:val="00C365F0"/>
    <w:rsid w:val="00C37FE2"/>
    <w:rsid w:val="00C53D3B"/>
    <w:rsid w:val="00C54BB9"/>
    <w:rsid w:val="00C5610E"/>
    <w:rsid w:val="00C56169"/>
    <w:rsid w:val="00C63058"/>
    <w:rsid w:val="00C654DC"/>
    <w:rsid w:val="00C65A0C"/>
    <w:rsid w:val="00C7144F"/>
    <w:rsid w:val="00C7416F"/>
    <w:rsid w:val="00C76239"/>
    <w:rsid w:val="00C7708A"/>
    <w:rsid w:val="00C77DA7"/>
    <w:rsid w:val="00C80F9F"/>
    <w:rsid w:val="00C81F73"/>
    <w:rsid w:val="00C825D1"/>
    <w:rsid w:val="00C8733A"/>
    <w:rsid w:val="00C9471D"/>
    <w:rsid w:val="00C947E7"/>
    <w:rsid w:val="00C94D56"/>
    <w:rsid w:val="00C959A2"/>
    <w:rsid w:val="00C95DEF"/>
    <w:rsid w:val="00CA63D9"/>
    <w:rsid w:val="00CA6BB4"/>
    <w:rsid w:val="00CB16B1"/>
    <w:rsid w:val="00CB29A0"/>
    <w:rsid w:val="00CB2D13"/>
    <w:rsid w:val="00CB2F5B"/>
    <w:rsid w:val="00CC3E86"/>
    <w:rsid w:val="00CC4213"/>
    <w:rsid w:val="00CC7EDE"/>
    <w:rsid w:val="00CD0E21"/>
    <w:rsid w:val="00CD30D1"/>
    <w:rsid w:val="00CD3FBA"/>
    <w:rsid w:val="00CD5134"/>
    <w:rsid w:val="00CD626F"/>
    <w:rsid w:val="00CD675F"/>
    <w:rsid w:val="00CE20B6"/>
    <w:rsid w:val="00CE39C9"/>
    <w:rsid w:val="00CE4416"/>
    <w:rsid w:val="00CF0106"/>
    <w:rsid w:val="00CF01D8"/>
    <w:rsid w:val="00CF3C2C"/>
    <w:rsid w:val="00CF698C"/>
    <w:rsid w:val="00D0285E"/>
    <w:rsid w:val="00D0299F"/>
    <w:rsid w:val="00D05E18"/>
    <w:rsid w:val="00D072D2"/>
    <w:rsid w:val="00D10295"/>
    <w:rsid w:val="00D13ABA"/>
    <w:rsid w:val="00D13EB2"/>
    <w:rsid w:val="00D167D4"/>
    <w:rsid w:val="00D16DA3"/>
    <w:rsid w:val="00D209DD"/>
    <w:rsid w:val="00D249FE"/>
    <w:rsid w:val="00D24E46"/>
    <w:rsid w:val="00D26962"/>
    <w:rsid w:val="00D27824"/>
    <w:rsid w:val="00D37BB7"/>
    <w:rsid w:val="00D40191"/>
    <w:rsid w:val="00D40F7B"/>
    <w:rsid w:val="00D417E7"/>
    <w:rsid w:val="00D511EC"/>
    <w:rsid w:val="00D5428A"/>
    <w:rsid w:val="00D54BF3"/>
    <w:rsid w:val="00D5527F"/>
    <w:rsid w:val="00D559B6"/>
    <w:rsid w:val="00D60EEA"/>
    <w:rsid w:val="00D65F53"/>
    <w:rsid w:val="00D744A4"/>
    <w:rsid w:val="00D759AA"/>
    <w:rsid w:val="00D86E5C"/>
    <w:rsid w:val="00D91689"/>
    <w:rsid w:val="00D91B2F"/>
    <w:rsid w:val="00D94FDD"/>
    <w:rsid w:val="00DA0866"/>
    <w:rsid w:val="00DA12C4"/>
    <w:rsid w:val="00DA197B"/>
    <w:rsid w:val="00DA32D1"/>
    <w:rsid w:val="00DA3651"/>
    <w:rsid w:val="00DA6CC2"/>
    <w:rsid w:val="00DB06D9"/>
    <w:rsid w:val="00DB3CBD"/>
    <w:rsid w:val="00DB6481"/>
    <w:rsid w:val="00DB74D2"/>
    <w:rsid w:val="00DB79EF"/>
    <w:rsid w:val="00DC254F"/>
    <w:rsid w:val="00DC3466"/>
    <w:rsid w:val="00DC532B"/>
    <w:rsid w:val="00DC5BAB"/>
    <w:rsid w:val="00DD12B9"/>
    <w:rsid w:val="00DD678E"/>
    <w:rsid w:val="00DE19E8"/>
    <w:rsid w:val="00DE2123"/>
    <w:rsid w:val="00DE64EC"/>
    <w:rsid w:val="00DF2A33"/>
    <w:rsid w:val="00DF45E9"/>
    <w:rsid w:val="00DF6DC5"/>
    <w:rsid w:val="00DF7B72"/>
    <w:rsid w:val="00E02EB1"/>
    <w:rsid w:val="00E04010"/>
    <w:rsid w:val="00E10E6F"/>
    <w:rsid w:val="00E14E62"/>
    <w:rsid w:val="00E16DAD"/>
    <w:rsid w:val="00E22FF7"/>
    <w:rsid w:val="00E30231"/>
    <w:rsid w:val="00E3139F"/>
    <w:rsid w:val="00E3192F"/>
    <w:rsid w:val="00E33259"/>
    <w:rsid w:val="00E343A0"/>
    <w:rsid w:val="00E3700A"/>
    <w:rsid w:val="00E40534"/>
    <w:rsid w:val="00E415C2"/>
    <w:rsid w:val="00E42425"/>
    <w:rsid w:val="00E44846"/>
    <w:rsid w:val="00E56BE2"/>
    <w:rsid w:val="00E57006"/>
    <w:rsid w:val="00E60558"/>
    <w:rsid w:val="00E63E09"/>
    <w:rsid w:val="00E64F14"/>
    <w:rsid w:val="00E65BBB"/>
    <w:rsid w:val="00E70BAE"/>
    <w:rsid w:val="00E7487D"/>
    <w:rsid w:val="00E75BC2"/>
    <w:rsid w:val="00E75BC5"/>
    <w:rsid w:val="00E80009"/>
    <w:rsid w:val="00E82ABE"/>
    <w:rsid w:val="00E83F7B"/>
    <w:rsid w:val="00E84362"/>
    <w:rsid w:val="00E8447D"/>
    <w:rsid w:val="00E861DE"/>
    <w:rsid w:val="00E903A7"/>
    <w:rsid w:val="00E92D19"/>
    <w:rsid w:val="00E96D65"/>
    <w:rsid w:val="00E96F7F"/>
    <w:rsid w:val="00E97682"/>
    <w:rsid w:val="00EA02BC"/>
    <w:rsid w:val="00EA0323"/>
    <w:rsid w:val="00EA2B13"/>
    <w:rsid w:val="00EA2C90"/>
    <w:rsid w:val="00EB0EFE"/>
    <w:rsid w:val="00EB2595"/>
    <w:rsid w:val="00EB32B2"/>
    <w:rsid w:val="00EB5657"/>
    <w:rsid w:val="00EB786C"/>
    <w:rsid w:val="00EC06E8"/>
    <w:rsid w:val="00EC1342"/>
    <w:rsid w:val="00EC3909"/>
    <w:rsid w:val="00EC5AFD"/>
    <w:rsid w:val="00EC6458"/>
    <w:rsid w:val="00ED5C31"/>
    <w:rsid w:val="00EE0F45"/>
    <w:rsid w:val="00EE7111"/>
    <w:rsid w:val="00EF2A61"/>
    <w:rsid w:val="00EF49C9"/>
    <w:rsid w:val="00EF4BCB"/>
    <w:rsid w:val="00EF565B"/>
    <w:rsid w:val="00F0142B"/>
    <w:rsid w:val="00F11637"/>
    <w:rsid w:val="00F1258F"/>
    <w:rsid w:val="00F15E56"/>
    <w:rsid w:val="00F162E2"/>
    <w:rsid w:val="00F16AF5"/>
    <w:rsid w:val="00F221B9"/>
    <w:rsid w:val="00F236FA"/>
    <w:rsid w:val="00F27A81"/>
    <w:rsid w:val="00F306DE"/>
    <w:rsid w:val="00F30A23"/>
    <w:rsid w:val="00F332F0"/>
    <w:rsid w:val="00F3576C"/>
    <w:rsid w:val="00F37068"/>
    <w:rsid w:val="00F44636"/>
    <w:rsid w:val="00F46CC0"/>
    <w:rsid w:val="00F5740F"/>
    <w:rsid w:val="00F630DE"/>
    <w:rsid w:val="00F73EB4"/>
    <w:rsid w:val="00F7634F"/>
    <w:rsid w:val="00F81A25"/>
    <w:rsid w:val="00F82943"/>
    <w:rsid w:val="00F85A65"/>
    <w:rsid w:val="00F862DC"/>
    <w:rsid w:val="00F87976"/>
    <w:rsid w:val="00F87A0F"/>
    <w:rsid w:val="00F9077B"/>
    <w:rsid w:val="00F93A60"/>
    <w:rsid w:val="00F96490"/>
    <w:rsid w:val="00FA1B43"/>
    <w:rsid w:val="00FA1E66"/>
    <w:rsid w:val="00FA7012"/>
    <w:rsid w:val="00FB1331"/>
    <w:rsid w:val="00FB443C"/>
    <w:rsid w:val="00FB5518"/>
    <w:rsid w:val="00FC712E"/>
    <w:rsid w:val="00FD3461"/>
    <w:rsid w:val="00FD6135"/>
    <w:rsid w:val="00FD7FC4"/>
    <w:rsid w:val="00FE0B19"/>
    <w:rsid w:val="00FE0F4A"/>
    <w:rsid w:val="00FE1B77"/>
    <w:rsid w:val="00FE52AC"/>
    <w:rsid w:val="00FE6342"/>
    <w:rsid w:val="00FF1BA0"/>
    <w:rsid w:val="00FF270F"/>
    <w:rsid w:val="00FF3600"/>
    <w:rsid w:val="00FF4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32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D2726"/>
    <w:pPr>
      <w:spacing w:after="0" w:line="480" w:lineRule="auto"/>
    </w:pPr>
    <w:rPr>
      <w:rFonts w:ascii="Times New Roman" w:hAnsi="Times New Roman" w:cs="Times New Roman"/>
      <w:sz w:val="24"/>
      <w:szCs w:val="24"/>
    </w:rPr>
  </w:style>
  <w:style w:type="paragraph" w:styleId="1">
    <w:name w:val="heading 1"/>
    <w:basedOn w:val="a"/>
    <w:next w:val="a"/>
    <w:link w:val="1Char"/>
    <w:rsid w:val="004D2726"/>
    <w:pPr>
      <w:keepNext/>
      <w:keepLines/>
      <w:spacing w:before="120" w:after="120"/>
      <w:outlineLvl w:val="0"/>
    </w:pPr>
    <w:rPr>
      <w:b/>
      <w:sz w:val="28"/>
      <w:szCs w:val="28"/>
    </w:rPr>
  </w:style>
  <w:style w:type="paragraph" w:styleId="3">
    <w:name w:val="heading 3"/>
    <w:basedOn w:val="a"/>
    <w:next w:val="a"/>
    <w:link w:val="3Char"/>
    <w:uiPriority w:val="9"/>
    <w:semiHidden/>
    <w:unhideWhenUsed/>
    <w:qFormat/>
    <w:rsid w:val="00C6305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D2726"/>
    <w:rPr>
      <w:rFonts w:ascii="Times New Roman" w:hAnsi="Times New Roman" w:cs="Times New Roman"/>
      <w:b/>
      <w:sz w:val="28"/>
      <w:szCs w:val="28"/>
    </w:rPr>
  </w:style>
  <w:style w:type="paragraph" w:styleId="a3">
    <w:name w:val="annotation text"/>
    <w:basedOn w:val="a"/>
    <w:link w:val="Char"/>
    <w:uiPriority w:val="99"/>
    <w:unhideWhenUsed/>
    <w:rsid w:val="004D2726"/>
    <w:pPr>
      <w:spacing w:line="240" w:lineRule="auto"/>
    </w:pPr>
    <w:rPr>
      <w:sz w:val="20"/>
      <w:szCs w:val="20"/>
    </w:rPr>
  </w:style>
  <w:style w:type="character" w:customStyle="1" w:styleId="Char">
    <w:name w:val="批注文字 Char"/>
    <w:basedOn w:val="a0"/>
    <w:link w:val="a3"/>
    <w:uiPriority w:val="99"/>
    <w:rsid w:val="004D2726"/>
    <w:rPr>
      <w:rFonts w:ascii="Times New Roman" w:hAnsi="Times New Roman" w:cs="Times New Roman"/>
      <w:sz w:val="20"/>
      <w:szCs w:val="20"/>
    </w:rPr>
  </w:style>
  <w:style w:type="character" w:styleId="a4">
    <w:name w:val="annotation reference"/>
    <w:basedOn w:val="a0"/>
    <w:uiPriority w:val="99"/>
    <w:semiHidden/>
    <w:unhideWhenUsed/>
    <w:rsid w:val="004D2726"/>
    <w:rPr>
      <w:sz w:val="16"/>
      <w:szCs w:val="16"/>
    </w:rPr>
  </w:style>
  <w:style w:type="table" w:styleId="a5">
    <w:name w:val="Table Grid"/>
    <w:basedOn w:val="a1"/>
    <w:uiPriority w:val="59"/>
    <w:rsid w:val="004D2726"/>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0"/>
    <w:uiPriority w:val="99"/>
    <w:semiHidden/>
    <w:unhideWhenUsed/>
    <w:rsid w:val="004D2726"/>
    <w:pPr>
      <w:spacing w:line="240" w:lineRule="auto"/>
    </w:pPr>
    <w:rPr>
      <w:rFonts w:ascii="SimSun" w:eastAsia="SimSun"/>
      <w:sz w:val="18"/>
      <w:szCs w:val="18"/>
    </w:rPr>
  </w:style>
  <w:style w:type="character" w:customStyle="1" w:styleId="Char0">
    <w:name w:val="批注框文本 Char"/>
    <w:basedOn w:val="a0"/>
    <w:link w:val="a6"/>
    <w:uiPriority w:val="99"/>
    <w:semiHidden/>
    <w:rsid w:val="004D2726"/>
    <w:rPr>
      <w:rFonts w:ascii="SimSun" w:eastAsia="SimSun" w:hAnsi="Times New Roman" w:cs="Times New Roman"/>
      <w:sz w:val="18"/>
      <w:szCs w:val="18"/>
    </w:rPr>
  </w:style>
  <w:style w:type="character" w:customStyle="1" w:styleId="3Char">
    <w:name w:val="标题 3 Char"/>
    <w:basedOn w:val="a0"/>
    <w:link w:val="3"/>
    <w:uiPriority w:val="9"/>
    <w:semiHidden/>
    <w:rsid w:val="00C63058"/>
    <w:rPr>
      <w:rFonts w:asciiTheme="majorHAnsi" w:eastAsiaTheme="majorEastAsia" w:hAnsiTheme="majorHAnsi" w:cstheme="majorBidi"/>
      <w:b/>
      <w:bCs/>
      <w:color w:val="4F81BD" w:themeColor="accent1"/>
      <w:sz w:val="24"/>
      <w:szCs w:val="24"/>
    </w:rPr>
  </w:style>
  <w:style w:type="paragraph" w:styleId="a7">
    <w:name w:val="annotation subject"/>
    <w:basedOn w:val="a3"/>
    <w:next w:val="a3"/>
    <w:link w:val="Char1"/>
    <w:uiPriority w:val="99"/>
    <w:semiHidden/>
    <w:unhideWhenUsed/>
    <w:rsid w:val="00B07849"/>
    <w:rPr>
      <w:b/>
      <w:bCs/>
    </w:rPr>
  </w:style>
  <w:style w:type="character" w:customStyle="1" w:styleId="Char1">
    <w:name w:val="批注主题 Char"/>
    <w:basedOn w:val="Char"/>
    <w:link w:val="a7"/>
    <w:uiPriority w:val="99"/>
    <w:semiHidden/>
    <w:rsid w:val="00B07849"/>
    <w:rPr>
      <w:rFonts w:ascii="Times New Roman" w:hAnsi="Times New Roman" w:cs="Times New Roman"/>
      <w:b/>
      <w:bCs/>
      <w:sz w:val="20"/>
      <w:szCs w:val="20"/>
    </w:rPr>
  </w:style>
  <w:style w:type="paragraph" w:styleId="a8">
    <w:name w:val="header"/>
    <w:basedOn w:val="a"/>
    <w:link w:val="Char2"/>
    <w:uiPriority w:val="99"/>
    <w:unhideWhenUsed/>
    <w:rsid w:val="001424F7"/>
    <w:pPr>
      <w:tabs>
        <w:tab w:val="center" w:pos="4680"/>
        <w:tab w:val="right" w:pos="9360"/>
      </w:tabs>
      <w:spacing w:line="240" w:lineRule="auto"/>
    </w:pPr>
  </w:style>
  <w:style w:type="character" w:customStyle="1" w:styleId="Char2">
    <w:name w:val="页眉 Char"/>
    <w:basedOn w:val="a0"/>
    <w:link w:val="a8"/>
    <w:uiPriority w:val="99"/>
    <w:rsid w:val="001424F7"/>
    <w:rPr>
      <w:rFonts w:ascii="Times New Roman" w:hAnsi="Times New Roman" w:cs="Times New Roman"/>
      <w:sz w:val="24"/>
      <w:szCs w:val="24"/>
    </w:rPr>
  </w:style>
  <w:style w:type="paragraph" w:styleId="a9">
    <w:name w:val="footer"/>
    <w:basedOn w:val="a"/>
    <w:link w:val="Char3"/>
    <w:uiPriority w:val="99"/>
    <w:unhideWhenUsed/>
    <w:rsid w:val="001424F7"/>
    <w:pPr>
      <w:tabs>
        <w:tab w:val="center" w:pos="4680"/>
        <w:tab w:val="right" w:pos="9360"/>
      </w:tabs>
      <w:spacing w:line="240" w:lineRule="auto"/>
    </w:pPr>
  </w:style>
  <w:style w:type="character" w:customStyle="1" w:styleId="Char3">
    <w:name w:val="页脚 Char"/>
    <w:basedOn w:val="a0"/>
    <w:link w:val="a9"/>
    <w:uiPriority w:val="99"/>
    <w:rsid w:val="001424F7"/>
    <w:rPr>
      <w:rFonts w:ascii="Times New Roman" w:hAnsi="Times New Roman" w:cs="Times New Roman"/>
      <w:sz w:val="24"/>
      <w:szCs w:val="24"/>
    </w:rPr>
  </w:style>
  <w:style w:type="character" w:styleId="aa">
    <w:name w:val="line number"/>
    <w:basedOn w:val="a0"/>
    <w:uiPriority w:val="99"/>
    <w:semiHidden/>
    <w:unhideWhenUsed/>
    <w:rsid w:val="009935C3"/>
  </w:style>
  <w:style w:type="paragraph" w:customStyle="1" w:styleId="EndNoteBibliographyTitle">
    <w:name w:val="EndNote Bibliography Title"/>
    <w:basedOn w:val="a"/>
    <w:link w:val="EndNoteBibliographyTitleChar"/>
    <w:rsid w:val="00D65F53"/>
    <w:pPr>
      <w:jc w:val="center"/>
    </w:pPr>
    <w:rPr>
      <w:noProof/>
      <w:sz w:val="28"/>
    </w:rPr>
  </w:style>
  <w:style w:type="character" w:customStyle="1" w:styleId="EndNoteBibliographyTitleChar">
    <w:name w:val="EndNote Bibliography Title Char"/>
    <w:basedOn w:val="a0"/>
    <w:link w:val="EndNoteBibliographyTitle"/>
    <w:rsid w:val="00D65F53"/>
    <w:rPr>
      <w:rFonts w:ascii="Times New Roman" w:hAnsi="Times New Roman" w:cs="Times New Roman"/>
      <w:noProof/>
      <w:sz w:val="28"/>
      <w:szCs w:val="24"/>
    </w:rPr>
  </w:style>
  <w:style w:type="paragraph" w:customStyle="1" w:styleId="EndNoteBibliography">
    <w:name w:val="EndNote Bibliography"/>
    <w:basedOn w:val="a"/>
    <w:link w:val="EndNoteBibliographyChar"/>
    <w:rsid w:val="00D65F53"/>
    <w:pPr>
      <w:spacing w:line="240" w:lineRule="auto"/>
    </w:pPr>
    <w:rPr>
      <w:noProof/>
      <w:sz w:val="28"/>
    </w:rPr>
  </w:style>
  <w:style w:type="character" w:customStyle="1" w:styleId="EndNoteBibliographyChar">
    <w:name w:val="EndNote Bibliography Char"/>
    <w:basedOn w:val="a0"/>
    <w:link w:val="EndNoteBibliography"/>
    <w:rsid w:val="00D65F53"/>
    <w:rPr>
      <w:rFonts w:ascii="Times New Roman" w:hAnsi="Times New Roman" w:cs="Times New Roman"/>
      <w:noProof/>
      <w:sz w:val="28"/>
      <w:szCs w:val="24"/>
    </w:rPr>
  </w:style>
  <w:style w:type="character" w:styleId="ab">
    <w:name w:val="Hyperlink"/>
    <w:basedOn w:val="a0"/>
    <w:uiPriority w:val="99"/>
    <w:unhideWhenUsed/>
    <w:rsid w:val="00A76C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D2726"/>
    <w:pPr>
      <w:spacing w:after="0" w:line="480" w:lineRule="auto"/>
    </w:pPr>
    <w:rPr>
      <w:rFonts w:ascii="Times New Roman" w:hAnsi="Times New Roman" w:cs="Times New Roman"/>
      <w:sz w:val="24"/>
      <w:szCs w:val="24"/>
    </w:rPr>
  </w:style>
  <w:style w:type="paragraph" w:styleId="1">
    <w:name w:val="heading 1"/>
    <w:basedOn w:val="a"/>
    <w:next w:val="a"/>
    <w:link w:val="1Char"/>
    <w:rsid w:val="004D2726"/>
    <w:pPr>
      <w:keepNext/>
      <w:keepLines/>
      <w:spacing w:before="120" w:after="120"/>
      <w:outlineLvl w:val="0"/>
    </w:pPr>
    <w:rPr>
      <w:b/>
      <w:sz w:val="28"/>
      <w:szCs w:val="28"/>
    </w:rPr>
  </w:style>
  <w:style w:type="paragraph" w:styleId="3">
    <w:name w:val="heading 3"/>
    <w:basedOn w:val="a"/>
    <w:next w:val="a"/>
    <w:link w:val="3Char"/>
    <w:uiPriority w:val="9"/>
    <w:semiHidden/>
    <w:unhideWhenUsed/>
    <w:qFormat/>
    <w:rsid w:val="00C6305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D2726"/>
    <w:rPr>
      <w:rFonts w:ascii="Times New Roman" w:hAnsi="Times New Roman" w:cs="Times New Roman"/>
      <w:b/>
      <w:sz w:val="28"/>
      <w:szCs w:val="28"/>
    </w:rPr>
  </w:style>
  <w:style w:type="paragraph" w:styleId="a3">
    <w:name w:val="annotation text"/>
    <w:basedOn w:val="a"/>
    <w:link w:val="Char"/>
    <w:uiPriority w:val="99"/>
    <w:unhideWhenUsed/>
    <w:rsid w:val="004D2726"/>
    <w:pPr>
      <w:spacing w:line="240" w:lineRule="auto"/>
    </w:pPr>
    <w:rPr>
      <w:sz w:val="20"/>
      <w:szCs w:val="20"/>
    </w:rPr>
  </w:style>
  <w:style w:type="character" w:customStyle="1" w:styleId="Char">
    <w:name w:val="批注文字 Char"/>
    <w:basedOn w:val="a0"/>
    <w:link w:val="a3"/>
    <w:uiPriority w:val="99"/>
    <w:rsid w:val="004D2726"/>
    <w:rPr>
      <w:rFonts w:ascii="Times New Roman" w:hAnsi="Times New Roman" w:cs="Times New Roman"/>
      <w:sz w:val="20"/>
      <w:szCs w:val="20"/>
    </w:rPr>
  </w:style>
  <w:style w:type="character" w:styleId="a4">
    <w:name w:val="annotation reference"/>
    <w:basedOn w:val="a0"/>
    <w:uiPriority w:val="99"/>
    <w:semiHidden/>
    <w:unhideWhenUsed/>
    <w:rsid w:val="004D2726"/>
    <w:rPr>
      <w:sz w:val="16"/>
      <w:szCs w:val="16"/>
    </w:rPr>
  </w:style>
  <w:style w:type="table" w:styleId="a5">
    <w:name w:val="Table Grid"/>
    <w:basedOn w:val="a1"/>
    <w:uiPriority w:val="59"/>
    <w:rsid w:val="004D2726"/>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0"/>
    <w:uiPriority w:val="99"/>
    <w:semiHidden/>
    <w:unhideWhenUsed/>
    <w:rsid w:val="004D2726"/>
    <w:pPr>
      <w:spacing w:line="240" w:lineRule="auto"/>
    </w:pPr>
    <w:rPr>
      <w:rFonts w:ascii="SimSun" w:eastAsia="SimSun"/>
      <w:sz w:val="18"/>
      <w:szCs w:val="18"/>
    </w:rPr>
  </w:style>
  <w:style w:type="character" w:customStyle="1" w:styleId="Char0">
    <w:name w:val="批注框文本 Char"/>
    <w:basedOn w:val="a0"/>
    <w:link w:val="a6"/>
    <w:uiPriority w:val="99"/>
    <w:semiHidden/>
    <w:rsid w:val="004D2726"/>
    <w:rPr>
      <w:rFonts w:ascii="SimSun" w:eastAsia="SimSun" w:hAnsi="Times New Roman" w:cs="Times New Roman"/>
      <w:sz w:val="18"/>
      <w:szCs w:val="18"/>
    </w:rPr>
  </w:style>
  <w:style w:type="character" w:customStyle="1" w:styleId="3Char">
    <w:name w:val="标题 3 Char"/>
    <w:basedOn w:val="a0"/>
    <w:link w:val="3"/>
    <w:uiPriority w:val="9"/>
    <w:semiHidden/>
    <w:rsid w:val="00C63058"/>
    <w:rPr>
      <w:rFonts w:asciiTheme="majorHAnsi" w:eastAsiaTheme="majorEastAsia" w:hAnsiTheme="majorHAnsi" w:cstheme="majorBidi"/>
      <w:b/>
      <w:bCs/>
      <w:color w:val="4F81BD" w:themeColor="accent1"/>
      <w:sz w:val="24"/>
      <w:szCs w:val="24"/>
    </w:rPr>
  </w:style>
  <w:style w:type="paragraph" w:styleId="a7">
    <w:name w:val="annotation subject"/>
    <w:basedOn w:val="a3"/>
    <w:next w:val="a3"/>
    <w:link w:val="Char1"/>
    <w:uiPriority w:val="99"/>
    <w:semiHidden/>
    <w:unhideWhenUsed/>
    <w:rsid w:val="00B07849"/>
    <w:rPr>
      <w:b/>
      <w:bCs/>
    </w:rPr>
  </w:style>
  <w:style w:type="character" w:customStyle="1" w:styleId="Char1">
    <w:name w:val="批注主题 Char"/>
    <w:basedOn w:val="Char"/>
    <w:link w:val="a7"/>
    <w:uiPriority w:val="99"/>
    <w:semiHidden/>
    <w:rsid w:val="00B07849"/>
    <w:rPr>
      <w:rFonts w:ascii="Times New Roman" w:hAnsi="Times New Roman" w:cs="Times New Roman"/>
      <w:b/>
      <w:bCs/>
      <w:sz w:val="20"/>
      <w:szCs w:val="20"/>
    </w:rPr>
  </w:style>
  <w:style w:type="paragraph" w:styleId="a8">
    <w:name w:val="header"/>
    <w:basedOn w:val="a"/>
    <w:link w:val="Char2"/>
    <w:uiPriority w:val="99"/>
    <w:unhideWhenUsed/>
    <w:rsid w:val="001424F7"/>
    <w:pPr>
      <w:tabs>
        <w:tab w:val="center" w:pos="4680"/>
        <w:tab w:val="right" w:pos="9360"/>
      </w:tabs>
      <w:spacing w:line="240" w:lineRule="auto"/>
    </w:pPr>
  </w:style>
  <w:style w:type="character" w:customStyle="1" w:styleId="Char2">
    <w:name w:val="页眉 Char"/>
    <w:basedOn w:val="a0"/>
    <w:link w:val="a8"/>
    <w:uiPriority w:val="99"/>
    <w:rsid w:val="001424F7"/>
    <w:rPr>
      <w:rFonts w:ascii="Times New Roman" w:hAnsi="Times New Roman" w:cs="Times New Roman"/>
      <w:sz w:val="24"/>
      <w:szCs w:val="24"/>
    </w:rPr>
  </w:style>
  <w:style w:type="paragraph" w:styleId="a9">
    <w:name w:val="footer"/>
    <w:basedOn w:val="a"/>
    <w:link w:val="Char3"/>
    <w:uiPriority w:val="99"/>
    <w:unhideWhenUsed/>
    <w:rsid w:val="001424F7"/>
    <w:pPr>
      <w:tabs>
        <w:tab w:val="center" w:pos="4680"/>
        <w:tab w:val="right" w:pos="9360"/>
      </w:tabs>
      <w:spacing w:line="240" w:lineRule="auto"/>
    </w:pPr>
  </w:style>
  <w:style w:type="character" w:customStyle="1" w:styleId="Char3">
    <w:name w:val="页脚 Char"/>
    <w:basedOn w:val="a0"/>
    <w:link w:val="a9"/>
    <w:uiPriority w:val="99"/>
    <w:rsid w:val="001424F7"/>
    <w:rPr>
      <w:rFonts w:ascii="Times New Roman" w:hAnsi="Times New Roman" w:cs="Times New Roman"/>
      <w:sz w:val="24"/>
      <w:szCs w:val="24"/>
    </w:rPr>
  </w:style>
  <w:style w:type="character" w:styleId="aa">
    <w:name w:val="line number"/>
    <w:basedOn w:val="a0"/>
    <w:uiPriority w:val="99"/>
    <w:semiHidden/>
    <w:unhideWhenUsed/>
    <w:rsid w:val="009935C3"/>
  </w:style>
  <w:style w:type="paragraph" w:customStyle="1" w:styleId="EndNoteBibliographyTitle">
    <w:name w:val="EndNote Bibliography Title"/>
    <w:basedOn w:val="a"/>
    <w:link w:val="EndNoteBibliographyTitleChar"/>
    <w:rsid w:val="00D65F53"/>
    <w:pPr>
      <w:jc w:val="center"/>
    </w:pPr>
    <w:rPr>
      <w:noProof/>
      <w:sz w:val="28"/>
    </w:rPr>
  </w:style>
  <w:style w:type="character" w:customStyle="1" w:styleId="EndNoteBibliographyTitleChar">
    <w:name w:val="EndNote Bibliography Title Char"/>
    <w:basedOn w:val="a0"/>
    <w:link w:val="EndNoteBibliographyTitle"/>
    <w:rsid w:val="00D65F53"/>
    <w:rPr>
      <w:rFonts w:ascii="Times New Roman" w:hAnsi="Times New Roman" w:cs="Times New Roman"/>
      <w:noProof/>
      <w:sz w:val="28"/>
      <w:szCs w:val="24"/>
    </w:rPr>
  </w:style>
  <w:style w:type="paragraph" w:customStyle="1" w:styleId="EndNoteBibliography">
    <w:name w:val="EndNote Bibliography"/>
    <w:basedOn w:val="a"/>
    <w:link w:val="EndNoteBibliographyChar"/>
    <w:rsid w:val="00D65F53"/>
    <w:pPr>
      <w:spacing w:line="240" w:lineRule="auto"/>
    </w:pPr>
    <w:rPr>
      <w:noProof/>
      <w:sz w:val="28"/>
    </w:rPr>
  </w:style>
  <w:style w:type="character" w:customStyle="1" w:styleId="EndNoteBibliographyChar">
    <w:name w:val="EndNote Bibliography Char"/>
    <w:basedOn w:val="a0"/>
    <w:link w:val="EndNoteBibliography"/>
    <w:rsid w:val="00D65F53"/>
    <w:rPr>
      <w:rFonts w:ascii="Times New Roman" w:hAnsi="Times New Roman" w:cs="Times New Roman"/>
      <w:noProof/>
      <w:sz w:val="28"/>
      <w:szCs w:val="24"/>
    </w:rPr>
  </w:style>
  <w:style w:type="character" w:styleId="ab">
    <w:name w:val="Hyperlink"/>
    <w:basedOn w:val="a0"/>
    <w:uiPriority w:val="99"/>
    <w:unhideWhenUsed/>
    <w:rsid w:val="00A76C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056896">
      <w:bodyDiv w:val="1"/>
      <w:marLeft w:val="0"/>
      <w:marRight w:val="0"/>
      <w:marTop w:val="0"/>
      <w:marBottom w:val="0"/>
      <w:divBdr>
        <w:top w:val="none" w:sz="0" w:space="0" w:color="auto"/>
        <w:left w:val="none" w:sz="0" w:space="0" w:color="auto"/>
        <w:bottom w:val="none" w:sz="0" w:space="0" w:color="auto"/>
        <w:right w:val="none" w:sz="0" w:space="0" w:color="auto"/>
      </w:divBdr>
    </w:div>
    <w:div w:id="428890972">
      <w:bodyDiv w:val="1"/>
      <w:marLeft w:val="0"/>
      <w:marRight w:val="0"/>
      <w:marTop w:val="0"/>
      <w:marBottom w:val="0"/>
      <w:divBdr>
        <w:top w:val="none" w:sz="0" w:space="0" w:color="auto"/>
        <w:left w:val="none" w:sz="0" w:space="0" w:color="auto"/>
        <w:bottom w:val="none" w:sz="0" w:space="0" w:color="auto"/>
        <w:right w:val="none" w:sz="0" w:space="0" w:color="auto"/>
      </w:divBdr>
    </w:div>
    <w:div w:id="727194189">
      <w:bodyDiv w:val="1"/>
      <w:marLeft w:val="0"/>
      <w:marRight w:val="0"/>
      <w:marTop w:val="0"/>
      <w:marBottom w:val="0"/>
      <w:divBdr>
        <w:top w:val="none" w:sz="0" w:space="0" w:color="auto"/>
        <w:left w:val="none" w:sz="0" w:space="0" w:color="auto"/>
        <w:bottom w:val="none" w:sz="0" w:space="0" w:color="auto"/>
        <w:right w:val="none" w:sz="0" w:space="0" w:color="auto"/>
      </w:divBdr>
    </w:div>
    <w:div w:id="175836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yan.stewart@vt.edu" TargetMode="External"/><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image" Target="media/image11.tiff"/><Relationship Id="rId3" Type="http://schemas.microsoft.com/office/2007/relationships/stylesWithEffects" Target="stylesWithEffects.xml"/><Relationship Id="rId21" Type="http://schemas.openxmlformats.org/officeDocument/2006/relationships/image" Target="media/image8.wmf"/><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6.wmf"/><Relationship Id="rId25" Type="http://schemas.openxmlformats.org/officeDocument/2006/relationships/image" Target="media/image10.tif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05D00-C8EC-4F89-AF3B-816159D6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25</Pages>
  <Words>12346</Words>
  <Characters>70378</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200</cp:revision>
  <dcterms:created xsi:type="dcterms:W3CDTF">2019-03-11T13:25:00Z</dcterms:created>
  <dcterms:modified xsi:type="dcterms:W3CDTF">2019-04-07T18:32:00Z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b3a01fdd-e448-3928-b564-6cd7e718c3cf</vt:lpwstr>
  </property>
  <property fmtid="{D5CDD505-2E9C-101B-9397-08002B2CF9AE}" pid="24" name="Mendeley Citation Style_1">
    <vt:lpwstr>http://www.zotero.org/styles/apa</vt:lpwstr>
  </property>
  <property fmtid="{D5CDD505-2E9C-101B-9397-08002B2CF9AE}" pid="25" name="MTWinEqns">
    <vt:bool>true</vt:bool>
  </property>
</Properties>
</file>